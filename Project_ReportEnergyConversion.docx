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9E0" w:rsidRDefault="001719E0" w:rsidP="001719E0">
      <w:pPr>
        <w:jc w:val="center"/>
        <w:rPr>
          <w:rFonts w:ascii="Times New Roman" w:eastAsia="Times New Roman" w:hAnsi="Times New Roman" w:cs="Times New Roman"/>
          <w:kern w:val="28"/>
          <w:sz w:val="48"/>
          <w:szCs w:val="48"/>
        </w:rPr>
      </w:pPr>
      <w:r w:rsidRPr="001719E0">
        <w:rPr>
          <w:rFonts w:ascii="Times New Roman" w:eastAsia="Times New Roman" w:hAnsi="Times New Roman" w:cs="Times New Roman"/>
          <w:kern w:val="28"/>
          <w:sz w:val="48"/>
          <w:szCs w:val="48"/>
        </w:rPr>
        <w:t>Distributed Generation System</w:t>
      </w:r>
    </w:p>
    <w:p w:rsidR="001719E0" w:rsidRDefault="001719E0" w:rsidP="001719E0">
      <w:pPr>
        <w:jc w:val="center"/>
        <w:rPr>
          <w:ins w:id="0" w:author="ankit bhatia" w:date="2016-12-12T11:31:00Z"/>
          <w:rFonts w:ascii="Times New Roman" w:eastAsia="Times New Roman" w:hAnsi="Times New Roman" w:cs="Times New Roman"/>
        </w:rPr>
      </w:pPr>
      <w:ins w:id="1" w:author="ankit bhatia" w:date="2016-12-12T11:31:00Z">
        <w:r w:rsidRPr="001719E0">
          <w:rPr>
            <w:rFonts w:ascii="Times New Roman" w:eastAsia="Times New Roman" w:hAnsi="Times New Roman" w:cs="Times New Roman"/>
          </w:rPr>
          <w:t xml:space="preserve">Ben </w:t>
        </w:r>
        <w:proofErr w:type="spellStart"/>
        <w:r w:rsidRPr="001719E0">
          <w:rPr>
            <w:rFonts w:ascii="Times New Roman" w:eastAsia="Times New Roman" w:hAnsi="Times New Roman" w:cs="Times New Roman"/>
          </w:rPr>
          <w:t>Ofodile</w:t>
        </w:r>
        <w:proofErr w:type="spellEnd"/>
        <w:r w:rsidRPr="001719E0">
          <w:rPr>
            <w:rFonts w:ascii="Times New Roman" w:eastAsia="Times New Roman" w:hAnsi="Times New Roman" w:cs="Times New Roman"/>
          </w:rPr>
          <w:t xml:space="preserve">, </w:t>
        </w:r>
        <w:proofErr w:type="spellStart"/>
        <w:r w:rsidRPr="001719E0">
          <w:rPr>
            <w:rFonts w:ascii="Times New Roman" w:eastAsia="Times New Roman" w:hAnsi="Times New Roman" w:cs="Times New Roman"/>
          </w:rPr>
          <w:t>FaezYahya</w:t>
        </w:r>
        <w:proofErr w:type="spellEnd"/>
        <w:r w:rsidRPr="001719E0">
          <w:rPr>
            <w:rFonts w:ascii="Times New Roman" w:eastAsia="Times New Roman" w:hAnsi="Times New Roman" w:cs="Times New Roman"/>
          </w:rPr>
          <w:t xml:space="preserve">, Gerardo </w:t>
        </w:r>
        <w:proofErr w:type="spellStart"/>
        <w:r w:rsidRPr="001719E0">
          <w:rPr>
            <w:rFonts w:ascii="Times New Roman" w:eastAsia="Times New Roman" w:hAnsi="Times New Roman" w:cs="Times New Roman"/>
          </w:rPr>
          <w:t>Caicedo</w:t>
        </w:r>
        <w:proofErr w:type="spellEnd"/>
        <w:r w:rsidRPr="001719E0">
          <w:rPr>
            <w:rFonts w:ascii="Times New Roman" w:eastAsia="Times New Roman" w:hAnsi="Times New Roman" w:cs="Times New Roman"/>
          </w:rPr>
          <w:t xml:space="preserve">, Joshua </w:t>
        </w:r>
        <w:proofErr w:type="spellStart"/>
        <w:r w:rsidRPr="001719E0">
          <w:rPr>
            <w:rFonts w:ascii="Times New Roman" w:eastAsia="Times New Roman" w:hAnsi="Times New Roman" w:cs="Times New Roman"/>
          </w:rPr>
          <w:t>Meduoye</w:t>
        </w:r>
        <w:proofErr w:type="spellEnd"/>
        <w:r w:rsidRPr="001719E0">
          <w:rPr>
            <w:rFonts w:ascii="Times New Roman" w:eastAsia="Times New Roman" w:hAnsi="Times New Roman" w:cs="Times New Roman"/>
          </w:rPr>
          <w:t xml:space="preserve">, </w:t>
        </w:r>
        <w:proofErr w:type="spellStart"/>
        <w:r w:rsidRPr="001719E0">
          <w:rPr>
            <w:rFonts w:ascii="Times New Roman" w:eastAsia="Times New Roman" w:hAnsi="Times New Roman" w:cs="Times New Roman"/>
          </w:rPr>
          <w:t>Ankit</w:t>
        </w:r>
        <w:proofErr w:type="spellEnd"/>
        <w:r w:rsidRPr="001719E0">
          <w:rPr>
            <w:rFonts w:ascii="Times New Roman" w:eastAsia="Times New Roman" w:hAnsi="Times New Roman" w:cs="Times New Roman"/>
          </w:rPr>
          <w:t xml:space="preserve"> Bhatia</w:t>
        </w:r>
      </w:ins>
    </w:p>
    <w:p w:rsidR="001719E0" w:rsidRDefault="00CD227D" w:rsidP="001719E0">
      <w:pPr>
        <w:jc w:val="center"/>
        <w:rPr>
          <w:del w:id="2" w:author="ankit bhatia" w:date="2016-12-12T11:31:00Z"/>
          <w:rFonts w:ascii="Times New Roman" w:eastAsia="Times New Roman" w:hAnsi="Times New Roman" w:cs="Times New Roman"/>
        </w:rPr>
      </w:pPr>
      <w:del w:id="3" w:author="ankit bhatia" w:date="2016-12-12T11:31:00Z">
        <w:r w:rsidRPr="00CD227D">
          <w:rPr>
            <w:rFonts w:ascii="Times New Roman" w:eastAsia="Times New Roman" w:hAnsi="Times New Roman" w:cs="Times New Roman"/>
            <w:highlight w:val="yellow"/>
          </w:rPr>
          <w:delText>Names</w:delText>
        </w:r>
      </w:del>
    </w:p>
    <w:p w:rsidR="001719E0" w:rsidRPr="001719E0" w:rsidRDefault="001719E0" w:rsidP="001719E0">
      <w:pPr>
        <w:jc w:val="center"/>
        <w:rPr>
          <w:rFonts w:ascii="Times New Roman" w:eastAsia="Times New Roman" w:hAnsi="Times New Roman" w:cs="Times New Roman"/>
        </w:rPr>
      </w:pPr>
      <w:r>
        <w:rPr>
          <w:rFonts w:ascii="Times New Roman" w:eastAsia="Times New Roman" w:hAnsi="Times New Roman" w:cs="Times New Roman"/>
        </w:rPr>
        <w:t>Purdue School of Engineering and Technology, Indianapolis</w:t>
      </w:r>
    </w:p>
    <w:p w:rsidR="008F2B56" w:rsidRDefault="008F2B56" w:rsidP="008F2B56">
      <w:pPr>
        <w:jc w:val="both"/>
        <w:rPr>
          <w:rFonts w:ascii="Times New Roman" w:eastAsia="Times New Roman" w:hAnsi="Times New Roman" w:cs="Times New Roman"/>
          <w:b/>
          <w:bCs/>
          <w:i/>
          <w:iCs/>
          <w:sz w:val="18"/>
          <w:szCs w:val="18"/>
        </w:rPr>
        <w:sectPr w:rsidR="008F2B56" w:rsidSect="008F2B56">
          <w:pgSz w:w="12240" w:h="15840"/>
          <w:pgMar w:top="1440" w:right="1440" w:bottom="1440" w:left="1440" w:header="720" w:footer="720" w:gutter="0"/>
          <w:cols w:space="720"/>
          <w:docGrid w:linePitch="360"/>
        </w:sectPr>
      </w:pPr>
    </w:p>
    <w:p w:rsidR="008F2B56" w:rsidRDefault="008F2B56" w:rsidP="00396168">
      <w:pPr>
        <w:jc w:val="both"/>
        <w:rPr>
          <w:rFonts w:ascii="Times New Roman" w:eastAsia="Times New Roman" w:hAnsi="Times New Roman" w:cs="Times New Roman"/>
          <w:b/>
          <w:bCs/>
          <w:i/>
          <w:iCs/>
          <w:sz w:val="18"/>
          <w:szCs w:val="18"/>
        </w:rPr>
      </w:pPr>
      <w:r w:rsidRPr="008F2B56">
        <w:rPr>
          <w:rFonts w:ascii="Times New Roman" w:eastAsia="Times New Roman" w:hAnsi="Times New Roman" w:cs="Times New Roman"/>
          <w:b/>
          <w:bCs/>
          <w:i/>
          <w:iCs/>
          <w:sz w:val="18"/>
          <w:szCs w:val="18"/>
        </w:rPr>
        <w:t xml:space="preserve">Abstract- </w:t>
      </w:r>
      <w:ins w:id="4" w:author="ankit bhatia" w:date="2016-12-12T11:31:00Z">
        <w:r w:rsidR="004C71F6">
          <w:rPr>
            <w:rFonts w:ascii="Times New Roman" w:eastAsia="Times New Roman" w:hAnsi="Times New Roman" w:cs="Times New Roman"/>
            <w:b/>
            <w:bCs/>
            <w:i/>
            <w:iCs/>
            <w:sz w:val="18"/>
            <w:szCs w:val="18"/>
          </w:rPr>
          <w:t>Model</w:t>
        </w:r>
      </w:ins>
      <w:del w:id="5" w:author="ankit bhatia" w:date="2016-12-12T11:31:00Z">
        <w:r w:rsidR="00D1413D">
          <w:rPr>
            <w:rFonts w:ascii="Times New Roman" w:eastAsia="Times New Roman" w:hAnsi="Times New Roman" w:cs="Times New Roman"/>
            <w:b/>
            <w:bCs/>
            <w:i/>
            <w:iCs/>
            <w:sz w:val="18"/>
            <w:szCs w:val="18"/>
          </w:rPr>
          <w:delText>The</w:delText>
        </w:r>
        <w:r w:rsidR="00CD227D">
          <w:rPr>
            <w:rFonts w:ascii="Times New Roman" w:eastAsia="Times New Roman" w:hAnsi="Times New Roman" w:cs="Times New Roman"/>
            <w:b/>
            <w:bCs/>
            <w:i/>
            <w:iCs/>
            <w:sz w:val="18"/>
            <w:szCs w:val="18"/>
          </w:rPr>
          <w:delText xml:space="preserve"> project simulates</w:delText>
        </w:r>
      </w:del>
      <w:r w:rsidR="00CD227D">
        <w:rPr>
          <w:rFonts w:ascii="Times New Roman" w:eastAsia="Times New Roman" w:hAnsi="Times New Roman" w:cs="Times New Roman"/>
          <w:b/>
          <w:bCs/>
          <w:i/>
          <w:iCs/>
          <w:sz w:val="18"/>
          <w:szCs w:val="18"/>
        </w:rPr>
        <w:t xml:space="preserve"> </w:t>
      </w:r>
      <w:r w:rsidR="004C71F6">
        <w:rPr>
          <w:rFonts w:ascii="Times New Roman" w:eastAsia="Times New Roman" w:hAnsi="Times New Roman" w:cs="Times New Roman"/>
          <w:b/>
          <w:bCs/>
          <w:i/>
          <w:iCs/>
          <w:sz w:val="18"/>
          <w:szCs w:val="18"/>
        </w:rPr>
        <w:t xml:space="preserve">a </w:t>
      </w:r>
      <w:r w:rsidR="00396168">
        <w:rPr>
          <w:rFonts w:ascii="Times New Roman" w:eastAsia="Times New Roman" w:hAnsi="Times New Roman" w:cs="Times New Roman"/>
          <w:b/>
          <w:bCs/>
          <w:i/>
          <w:iCs/>
          <w:sz w:val="18"/>
          <w:szCs w:val="18"/>
        </w:rPr>
        <w:t xml:space="preserve">3-phase </w:t>
      </w:r>
      <w:r w:rsidR="004C71F6">
        <w:rPr>
          <w:rFonts w:ascii="Times New Roman" w:eastAsia="Times New Roman" w:hAnsi="Times New Roman" w:cs="Times New Roman"/>
          <w:b/>
          <w:bCs/>
          <w:i/>
          <w:iCs/>
          <w:sz w:val="18"/>
          <w:szCs w:val="18"/>
        </w:rPr>
        <w:t xml:space="preserve">power plant </w:t>
      </w:r>
      <w:del w:id="6" w:author="Windows User" w:date="2016-12-12T11:39:00Z">
        <w:r w:rsidR="004C71F6">
          <w:rPr>
            <w:rFonts w:ascii="Times New Roman" w:eastAsia="Times New Roman" w:hAnsi="Times New Roman" w:cs="Times New Roman"/>
            <w:b/>
            <w:bCs/>
            <w:i/>
            <w:iCs/>
            <w:sz w:val="18"/>
            <w:szCs w:val="18"/>
          </w:rPr>
          <w:delText>that consists</w:delText>
        </w:r>
      </w:del>
      <w:del w:id="7" w:author="Windows User" w:date="2016-12-12T11:40:00Z">
        <w:r w:rsidR="004C71F6">
          <w:rPr>
            <w:rFonts w:ascii="Times New Roman" w:eastAsia="Times New Roman" w:hAnsi="Times New Roman" w:cs="Times New Roman"/>
            <w:b/>
            <w:bCs/>
            <w:i/>
            <w:iCs/>
            <w:sz w:val="18"/>
            <w:szCs w:val="18"/>
          </w:rPr>
          <w:delText xml:space="preserve"> of</w:delText>
        </w:r>
      </w:del>
      <w:ins w:id="8" w:author="Windows User" w:date="2016-12-12T11:40:00Z">
        <w:r w:rsidR="00CE4558">
          <w:rPr>
            <w:rFonts w:ascii="Times New Roman" w:eastAsia="Times New Roman" w:hAnsi="Times New Roman" w:cs="Times New Roman"/>
            <w:b/>
            <w:bCs/>
            <w:i/>
            <w:iCs/>
            <w:sz w:val="18"/>
            <w:szCs w:val="18"/>
          </w:rPr>
          <w:t>which contains</w:t>
        </w:r>
      </w:ins>
      <w:r w:rsidR="004C71F6">
        <w:rPr>
          <w:rFonts w:ascii="Times New Roman" w:eastAsia="Times New Roman" w:hAnsi="Times New Roman" w:cs="Times New Roman"/>
          <w:b/>
          <w:bCs/>
          <w:i/>
          <w:iCs/>
          <w:sz w:val="18"/>
          <w:szCs w:val="18"/>
        </w:rPr>
        <w:t xml:space="preserve"> steam turbine and </w:t>
      </w:r>
      <w:del w:id="9" w:author="ankit bhatia" w:date="2016-12-12T11:31:00Z">
        <w:r w:rsidR="00D1413D">
          <w:rPr>
            <w:rFonts w:ascii="Times New Roman" w:eastAsia="Times New Roman" w:hAnsi="Times New Roman" w:cs="Times New Roman"/>
            <w:b/>
            <w:bCs/>
            <w:i/>
            <w:iCs/>
            <w:sz w:val="18"/>
            <w:szCs w:val="18"/>
          </w:rPr>
          <w:delText xml:space="preserve">a </w:delText>
        </w:r>
      </w:del>
      <w:r w:rsidR="004C71F6">
        <w:rPr>
          <w:rFonts w:ascii="Times New Roman" w:eastAsia="Times New Roman" w:hAnsi="Times New Roman" w:cs="Times New Roman"/>
          <w:b/>
          <w:bCs/>
          <w:i/>
          <w:iCs/>
          <w:sz w:val="18"/>
          <w:szCs w:val="18"/>
        </w:rPr>
        <w:t xml:space="preserve">distributed </w:t>
      </w:r>
      <w:del w:id="10" w:author="ankit bhatia" w:date="2016-12-12T11:31:00Z">
        <w:r w:rsidR="00CD227D">
          <w:rPr>
            <w:rFonts w:ascii="Times New Roman" w:eastAsia="Times New Roman" w:hAnsi="Times New Roman" w:cs="Times New Roman"/>
            <w:b/>
            <w:bCs/>
            <w:i/>
            <w:iCs/>
            <w:sz w:val="18"/>
            <w:szCs w:val="18"/>
          </w:rPr>
          <w:delText xml:space="preserve">generation </w:delText>
        </w:r>
      </w:del>
      <w:r w:rsidR="004C71F6">
        <w:rPr>
          <w:rFonts w:ascii="Times New Roman" w:eastAsia="Times New Roman" w:hAnsi="Times New Roman" w:cs="Times New Roman"/>
          <w:b/>
          <w:bCs/>
          <w:i/>
          <w:iCs/>
          <w:sz w:val="18"/>
          <w:szCs w:val="18"/>
        </w:rPr>
        <w:t>system</w:t>
      </w:r>
      <w:ins w:id="11" w:author="ankit bhatia" w:date="2016-12-12T11:31:00Z">
        <w:r w:rsidR="004C71F6">
          <w:rPr>
            <w:rFonts w:ascii="Times New Roman" w:eastAsia="Times New Roman" w:hAnsi="Times New Roman" w:cs="Times New Roman"/>
            <w:b/>
            <w:bCs/>
            <w:i/>
            <w:iCs/>
            <w:sz w:val="18"/>
            <w:szCs w:val="18"/>
          </w:rPr>
          <w:t>.</w:t>
        </w:r>
        <w:r w:rsidRPr="008F2B56">
          <w:rPr>
            <w:rFonts w:ascii="Times New Roman" w:eastAsia="Times New Roman" w:hAnsi="Times New Roman" w:cs="Times New Roman"/>
            <w:b/>
            <w:bCs/>
            <w:i/>
            <w:iCs/>
            <w:sz w:val="18"/>
            <w:szCs w:val="18"/>
          </w:rPr>
          <w:t xml:space="preserve"> The</w:t>
        </w:r>
      </w:ins>
      <w:del w:id="12" w:author="ankit bhatia" w:date="2016-12-12T11:31:00Z">
        <w:r w:rsidR="00CD227D">
          <w:rPr>
            <w:rFonts w:ascii="Times New Roman" w:eastAsia="Times New Roman" w:hAnsi="Times New Roman" w:cs="Times New Roman"/>
            <w:b/>
            <w:bCs/>
            <w:i/>
            <w:iCs/>
            <w:sz w:val="18"/>
            <w:szCs w:val="18"/>
          </w:rPr>
          <w:delText xml:space="preserve"> that</w:delText>
        </w:r>
        <w:r w:rsidR="00D1413D">
          <w:rPr>
            <w:rFonts w:ascii="Times New Roman" w:eastAsia="Times New Roman" w:hAnsi="Times New Roman" w:cs="Times New Roman"/>
            <w:b/>
            <w:bCs/>
            <w:i/>
            <w:iCs/>
            <w:sz w:val="18"/>
            <w:szCs w:val="18"/>
          </w:rPr>
          <w:delText xml:space="preserve"> aims to reduce gas emissions generated by the power plant</w:delText>
        </w:r>
        <w:r w:rsidR="004C71F6">
          <w:rPr>
            <w:rFonts w:ascii="Times New Roman" w:eastAsia="Times New Roman" w:hAnsi="Times New Roman" w:cs="Times New Roman"/>
            <w:b/>
            <w:bCs/>
            <w:i/>
            <w:iCs/>
            <w:sz w:val="18"/>
            <w:szCs w:val="18"/>
          </w:rPr>
          <w:delText>.</w:delText>
        </w:r>
        <w:r w:rsidR="00CD227D">
          <w:rPr>
            <w:rFonts w:ascii="Times New Roman" w:eastAsia="Times New Roman" w:hAnsi="Times New Roman" w:cs="Times New Roman"/>
            <w:b/>
            <w:bCs/>
            <w:i/>
            <w:iCs/>
            <w:sz w:val="18"/>
            <w:szCs w:val="18"/>
          </w:rPr>
          <w:delText>For the purpose of modeling this system the</w:delText>
        </w:r>
      </w:del>
      <w:r w:rsidR="00CD227D">
        <w:rPr>
          <w:rFonts w:ascii="Times New Roman" w:eastAsia="Times New Roman" w:hAnsi="Times New Roman" w:cs="Times New Roman"/>
          <w:b/>
          <w:bCs/>
          <w:i/>
          <w:iCs/>
          <w:sz w:val="18"/>
          <w:szCs w:val="18"/>
        </w:rPr>
        <w:t xml:space="preserve"> </w:t>
      </w:r>
      <w:proofErr w:type="spellStart"/>
      <w:ins w:id="13" w:author="Windows User" w:date="2016-12-12T11:40:00Z">
        <w:r w:rsidR="00CE4558">
          <w:rPr>
            <w:rFonts w:ascii="Times New Roman" w:eastAsia="Times New Roman" w:hAnsi="Times New Roman" w:cs="Times New Roman"/>
            <w:b/>
            <w:bCs/>
            <w:i/>
            <w:iCs/>
            <w:sz w:val="18"/>
            <w:szCs w:val="18"/>
          </w:rPr>
          <w:t>the</w:t>
        </w:r>
        <w:proofErr w:type="spellEnd"/>
        <w:r w:rsidR="00CE4558">
          <w:rPr>
            <w:rFonts w:ascii="Times New Roman" w:eastAsia="Times New Roman" w:hAnsi="Times New Roman" w:cs="Times New Roman"/>
            <w:b/>
            <w:bCs/>
            <w:i/>
            <w:iCs/>
            <w:sz w:val="18"/>
            <w:szCs w:val="18"/>
          </w:rPr>
          <w:t xml:space="preserve"> system generates</w:t>
        </w:r>
      </w:ins>
      <w:ins w:id="14" w:author="Windows User" w:date="2016-12-12T11:41:00Z">
        <w:r w:rsidR="00CE4558">
          <w:rPr>
            <w:rFonts w:ascii="Times New Roman" w:eastAsia="Times New Roman" w:hAnsi="Times New Roman" w:cs="Times New Roman"/>
            <w:b/>
            <w:bCs/>
            <w:i/>
            <w:iCs/>
            <w:sz w:val="18"/>
            <w:szCs w:val="18"/>
          </w:rPr>
          <w:t xml:space="preserve"> 100KW power keeping the power factor to unity.</w:t>
        </w:r>
      </w:ins>
      <w:del w:id="15" w:author="Windows User" w:date="2016-12-12T11:41:00Z">
        <w:r w:rsidR="00CD227D">
          <w:rPr>
            <w:rFonts w:ascii="Times New Roman" w:eastAsia="Times New Roman" w:hAnsi="Times New Roman" w:cs="Times New Roman"/>
            <w:b/>
            <w:bCs/>
            <w:i/>
            <w:iCs/>
            <w:sz w:val="18"/>
            <w:szCs w:val="18"/>
          </w:rPr>
          <w:delText xml:space="preserve">generated power is </w:delText>
        </w:r>
        <w:r w:rsidRPr="008F2B56">
          <w:rPr>
            <w:rFonts w:ascii="Times New Roman" w:eastAsia="Times New Roman" w:hAnsi="Times New Roman" w:cs="Times New Roman"/>
            <w:b/>
            <w:bCs/>
            <w:i/>
            <w:iCs/>
            <w:sz w:val="18"/>
            <w:szCs w:val="18"/>
          </w:rPr>
          <w:delText xml:space="preserve">100 KW </w:delText>
        </w:r>
        <w:r w:rsidR="00396168">
          <w:rPr>
            <w:rFonts w:ascii="Times New Roman" w:eastAsia="Times New Roman" w:hAnsi="Times New Roman" w:cs="Times New Roman"/>
            <w:b/>
            <w:bCs/>
            <w:i/>
            <w:iCs/>
            <w:sz w:val="18"/>
            <w:szCs w:val="18"/>
          </w:rPr>
          <w:delText>with power factor of 1</w:delText>
        </w:r>
        <w:r w:rsidRPr="008F2B56">
          <w:rPr>
            <w:rFonts w:ascii="Times New Roman" w:eastAsia="Times New Roman" w:hAnsi="Times New Roman" w:cs="Times New Roman"/>
            <w:b/>
            <w:bCs/>
            <w:i/>
            <w:iCs/>
            <w:sz w:val="18"/>
            <w:szCs w:val="18"/>
          </w:rPr>
          <w:delText>.</w:delText>
        </w:r>
      </w:del>
      <w:r w:rsidRPr="008F2B56">
        <w:rPr>
          <w:rFonts w:ascii="Times New Roman" w:eastAsia="Times New Roman" w:hAnsi="Times New Roman" w:cs="Times New Roman"/>
          <w:b/>
          <w:bCs/>
          <w:i/>
          <w:iCs/>
          <w:sz w:val="18"/>
          <w:szCs w:val="18"/>
        </w:rPr>
        <w:t xml:space="preserve"> </w:t>
      </w:r>
      <w:r w:rsidR="00396168">
        <w:rPr>
          <w:rFonts w:ascii="Times New Roman" w:eastAsia="Times New Roman" w:hAnsi="Times New Roman" w:cs="Times New Roman"/>
          <w:b/>
          <w:bCs/>
          <w:i/>
          <w:iCs/>
          <w:sz w:val="18"/>
          <w:szCs w:val="18"/>
        </w:rPr>
        <w:t xml:space="preserve">Distributed </w:t>
      </w:r>
      <w:del w:id="16" w:author="ankit bhatia" w:date="2016-12-12T11:31:00Z">
        <w:r w:rsidR="00D1413D">
          <w:rPr>
            <w:rFonts w:ascii="Times New Roman" w:eastAsia="Times New Roman" w:hAnsi="Times New Roman" w:cs="Times New Roman"/>
            <w:b/>
            <w:bCs/>
            <w:i/>
            <w:iCs/>
            <w:sz w:val="18"/>
            <w:szCs w:val="18"/>
          </w:rPr>
          <w:delText xml:space="preserve">generation </w:delText>
        </w:r>
      </w:del>
      <w:r w:rsidR="00396168">
        <w:rPr>
          <w:rFonts w:ascii="Times New Roman" w:eastAsia="Times New Roman" w:hAnsi="Times New Roman" w:cs="Times New Roman"/>
          <w:b/>
          <w:bCs/>
          <w:i/>
          <w:iCs/>
          <w:sz w:val="18"/>
          <w:szCs w:val="18"/>
        </w:rPr>
        <w:t xml:space="preserve">system is </w:t>
      </w:r>
      <w:r w:rsidR="00D1413D">
        <w:rPr>
          <w:rFonts w:ascii="Times New Roman" w:eastAsia="Times New Roman" w:hAnsi="Times New Roman" w:cs="Times New Roman"/>
          <w:b/>
          <w:bCs/>
          <w:i/>
          <w:iCs/>
          <w:sz w:val="18"/>
          <w:szCs w:val="18"/>
        </w:rPr>
        <w:t xml:space="preserve">represented by </w:t>
      </w:r>
      <w:ins w:id="17" w:author="ankit bhatia" w:date="2016-12-12T11:31:00Z">
        <w:r w:rsidR="00396168">
          <w:rPr>
            <w:rFonts w:ascii="Times New Roman" w:eastAsia="Times New Roman" w:hAnsi="Times New Roman" w:cs="Times New Roman"/>
            <w:b/>
            <w:bCs/>
            <w:i/>
            <w:iCs/>
            <w:sz w:val="18"/>
            <w:szCs w:val="18"/>
          </w:rPr>
          <w:t>3-phase photovoltaic system to reduce</w:t>
        </w:r>
        <w:r w:rsidRPr="008F2B56">
          <w:rPr>
            <w:rFonts w:ascii="Times New Roman" w:eastAsia="Times New Roman" w:hAnsi="Times New Roman" w:cs="Times New Roman"/>
            <w:b/>
            <w:bCs/>
            <w:i/>
            <w:iCs/>
            <w:sz w:val="18"/>
            <w:szCs w:val="18"/>
          </w:rPr>
          <w:t xml:space="preserve"> gas emission. </w:t>
        </w:r>
        <w:r w:rsidR="00396168">
          <w:rPr>
            <w:rFonts w:ascii="Times New Roman" w:eastAsia="Times New Roman" w:hAnsi="Times New Roman" w:cs="Times New Roman"/>
            <w:b/>
            <w:bCs/>
            <w:i/>
            <w:iCs/>
            <w:sz w:val="18"/>
            <w:szCs w:val="18"/>
          </w:rPr>
          <w:t>Both systems have been</w:t>
        </w:r>
      </w:ins>
      <w:del w:id="18" w:author="ankit bhatia" w:date="2016-12-12T11:31:00Z">
        <w:r w:rsidR="00D1413D">
          <w:rPr>
            <w:rFonts w:ascii="Times New Roman" w:eastAsia="Times New Roman" w:hAnsi="Times New Roman" w:cs="Times New Roman"/>
            <w:b/>
            <w:bCs/>
            <w:i/>
            <w:iCs/>
            <w:sz w:val="18"/>
            <w:szCs w:val="18"/>
          </w:rPr>
          <w:delText>a battery to a controlled voltage source which is connected to a low pass filter. The complete systemis</w:delText>
        </w:r>
      </w:del>
      <w:r w:rsidR="00D1413D">
        <w:rPr>
          <w:rFonts w:ascii="Times New Roman" w:eastAsia="Times New Roman" w:hAnsi="Times New Roman" w:cs="Times New Roman"/>
          <w:b/>
          <w:bCs/>
          <w:i/>
          <w:iCs/>
          <w:sz w:val="18"/>
          <w:szCs w:val="18"/>
        </w:rPr>
        <w:t xml:space="preserve"> designed </w:t>
      </w:r>
      <w:ins w:id="19" w:author="ankit bhatia" w:date="2016-12-12T11:31:00Z">
        <w:r w:rsidR="00396168">
          <w:rPr>
            <w:rFonts w:ascii="Times New Roman" w:eastAsia="Times New Roman" w:hAnsi="Times New Roman" w:cs="Times New Roman"/>
            <w:b/>
            <w:bCs/>
            <w:i/>
            <w:iCs/>
            <w:sz w:val="18"/>
            <w:szCs w:val="18"/>
          </w:rPr>
          <w:t xml:space="preserve">to operate individually and </w:t>
        </w:r>
      </w:ins>
      <w:del w:id="20" w:author="ankit bhatia" w:date="2016-12-12T11:31:00Z">
        <w:r w:rsidR="00D1413D">
          <w:rPr>
            <w:rFonts w:ascii="Times New Roman" w:eastAsia="Times New Roman" w:hAnsi="Times New Roman" w:cs="Times New Roman"/>
            <w:b/>
            <w:bCs/>
            <w:i/>
            <w:iCs/>
            <w:sz w:val="18"/>
            <w:szCs w:val="18"/>
          </w:rPr>
          <w:delText xml:space="preserve">such thatthe </w:delText>
        </w:r>
      </w:del>
      <w:r w:rsidR="00D1413D">
        <w:rPr>
          <w:rFonts w:ascii="Times New Roman" w:eastAsia="Times New Roman" w:hAnsi="Times New Roman" w:cs="Times New Roman"/>
          <w:b/>
          <w:bCs/>
          <w:i/>
          <w:iCs/>
          <w:sz w:val="18"/>
          <w:szCs w:val="18"/>
        </w:rPr>
        <w:t xml:space="preserve">combined </w:t>
      </w:r>
      <w:ins w:id="21" w:author="ankit bhatia" w:date="2016-12-12T11:31:00Z">
        <w:r w:rsidR="00396168">
          <w:rPr>
            <w:rFonts w:ascii="Times New Roman" w:eastAsia="Times New Roman" w:hAnsi="Times New Roman" w:cs="Times New Roman"/>
            <w:b/>
            <w:bCs/>
            <w:i/>
            <w:iCs/>
            <w:sz w:val="18"/>
            <w:szCs w:val="18"/>
          </w:rPr>
          <w:t xml:space="preserve">to </w:t>
        </w:r>
      </w:ins>
      <w:r w:rsidR="00396168">
        <w:rPr>
          <w:rFonts w:ascii="Times New Roman" w:eastAsia="Times New Roman" w:hAnsi="Times New Roman" w:cs="Times New Roman"/>
          <w:b/>
          <w:bCs/>
          <w:i/>
          <w:iCs/>
          <w:sz w:val="18"/>
          <w:szCs w:val="18"/>
        </w:rPr>
        <w:t xml:space="preserve">supply </w:t>
      </w:r>
      <w:ins w:id="22" w:author="ankit bhatia" w:date="2016-12-12T11:31:00Z">
        <w:r w:rsidR="00396168">
          <w:rPr>
            <w:rFonts w:ascii="Times New Roman" w:eastAsia="Times New Roman" w:hAnsi="Times New Roman" w:cs="Times New Roman"/>
            <w:b/>
            <w:bCs/>
            <w:i/>
            <w:iCs/>
            <w:sz w:val="18"/>
            <w:szCs w:val="18"/>
          </w:rPr>
          <w:t xml:space="preserve">100KW </w:t>
        </w:r>
      </w:ins>
      <w:r w:rsidR="00D1413D">
        <w:rPr>
          <w:rFonts w:ascii="Times New Roman" w:eastAsia="Times New Roman" w:hAnsi="Times New Roman" w:cs="Times New Roman"/>
          <w:b/>
          <w:bCs/>
          <w:i/>
          <w:iCs/>
          <w:sz w:val="18"/>
          <w:szCs w:val="18"/>
        </w:rPr>
        <w:t>at the load</w:t>
      </w:r>
      <w:ins w:id="23" w:author="ankit bhatia" w:date="2016-12-12T11:31:00Z">
        <w:r w:rsidR="00396168">
          <w:rPr>
            <w:rFonts w:ascii="Times New Roman" w:eastAsia="Times New Roman" w:hAnsi="Times New Roman" w:cs="Times New Roman"/>
            <w:b/>
            <w:bCs/>
            <w:i/>
            <w:iCs/>
            <w:sz w:val="18"/>
            <w:szCs w:val="18"/>
          </w:rPr>
          <w:t>.</w:t>
        </w:r>
        <w:r w:rsidRPr="008F2B56">
          <w:rPr>
            <w:rFonts w:ascii="Times New Roman" w:eastAsia="Times New Roman" w:hAnsi="Times New Roman" w:cs="Times New Roman"/>
            <w:b/>
            <w:bCs/>
            <w:i/>
            <w:iCs/>
            <w:sz w:val="18"/>
            <w:szCs w:val="18"/>
          </w:rPr>
          <w:t xml:space="preserve"> Input torque to synchronous generator </w:t>
        </w:r>
        <w:r w:rsidR="00396168">
          <w:rPr>
            <w:rFonts w:ascii="Times New Roman" w:eastAsia="Times New Roman" w:hAnsi="Times New Roman" w:cs="Times New Roman"/>
            <w:b/>
            <w:bCs/>
            <w:i/>
            <w:iCs/>
            <w:sz w:val="18"/>
            <w:szCs w:val="18"/>
          </w:rPr>
          <w:t xml:space="preserve">and DC voltage to distributed system change depend on the output power capacity </w:t>
        </w:r>
        <w:r w:rsidRPr="008F2B56">
          <w:rPr>
            <w:rFonts w:ascii="Times New Roman" w:eastAsia="Times New Roman" w:hAnsi="Times New Roman" w:cs="Times New Roman"/>
            <w:b/>
            <w:bCs/>
            <w:i/>
            <w:iCs/>
            <w:sz w:val="18"/>
            <w:szCs w:val="18"/>
          </w:rPr>
          <w:t xml:space="preserve">generated by </w:t>
        </w:r>
        <w:r w:rsidR="00396168">
          <w:rPr>
            <w:rFonts w:ascii="Times New Roman" w:eastAsia="Times New Roman" w:hAnsi="Times New Roman" w:cs="Times New Roman"/>
            <w:b/>
            <w:bCs/>
            <w:i/>
            <w:iCs/>
            <w:sz w:val="18"/>
            <w:szCs w:val="18"/>
          </w:rPr>
          <w:t>each system. B</w:t>
        </w:r>
        <w:r w:rsidRPr="008F2B56">
          <w:rPr>
            <w:rFonts w:ascii="Times New Roman" w:eastAsia="Times New Roman" w:hAnsi="Times New Roman" w:cs="Times New Roman"/>
            <w:b/>
            <w:bCs/>
            <w:i/>
            <w:iCs/>
            <w:sz w:val="18"/>
            <w:szCs w:val="18"/>
          </w:rPr>
          <w:t xml:space="preserve">oth </w:t>
        </w:r>
        <w:r w:rsidR="00396168">
          <w:rPr>
            <w:rFonts w:ascii="Times New Roman" w:eastAsia="Times New Roman" w:hAnsi="Times New Roman" w:cs="Times New Roman"/>
            <w:b/>
            <w:bCs/>
            <w:i/>
            <w:iCs/>
            <w:sz w:val="18"/>
            <w:szCs w:val="18"/>
          </w:rPr>
          <w:t>systems maintain</w:t>
        </w:r>
      </w:ins>
      <w:del w:id="24" w:author="ankit bhatia" w:date="2016-12-12T11:31:00Z">
        <w:r w:rsidR="00D1413D">
          <w:rPr>
            <w:rFonts w:ascii="Times New Roman" w:eastAsia="Times New Roman" w:hAnsi="Times New Roman" w:cs="Times New Roman"/>
            <w:b/>
            <w:bCs/>
            <w:i/>
            <w:iCs/>
            <w:sz w:val="18"/>
            <w:szCs w:val="18"/>
          </w:rPr>
          <w:delText xml:space="preserve"> is 100KW and maintains</w:delText>
        </w:r>
      </w:del>
      <w:r w:rsidR="00D1413D">
        <w:rPr>
          <w:rFonts w:ascii="Times New Roman" w:eastAsia="Times New Roman" w:hAnsi="Times New Roman" w:cs="Times New Roman"/>
          <w:b/>
          <w:bCs/>
          <w:i/>
          <w:iCs/>
          <w:sz w:val="18"/>
          <w:szCs w:val="18"/>
        </w:rPr>
        <w:t xml:space="preserve"> </w:t>
      </w:r>
      <w:r w:rsidR="002B632E">
        <w:rPr>
          <w:rFonts w:ascii="Times New Roman" w:eastAsia="Times New Roman" w:hAnsi="Times New Roman" w:cs="Times New Roman"/>
          <w:b/>
          <w:bCs/>
          <w:i/>
          <w:iCs/>
          <w:sz w:val="18"/>
          <w:szCs w:val="18"/>
        </w:rPr>
        <w:t>constant voltage at the load.</w:t>
      </w:r>
      <w:del w:id="25" w:author="ankit bhatia" w:date="2016-12-12T11:31:00Z">
        <w:r w:rsidR="002B632E">
          <w:rPr>
            <w:rFonts w:ascii="Times New Roman" w:eastAsia="Times New Roman" w:hAnsi="Times New Roman" w:cs="Times New Roman"/>
            <w:b/>
            <w:bCs/>
            <w:i/>
            <w:iCs/>
            <w:sz w:val="18"/>
            <w:szCs w:val="18"/>
          </w:rPr>
          <w:delText xml:space="preserve"> When the two system operates individually the voltage generated by both these systems are in phase and have the same amplitude. A detailed description of the simulation and the results are presented.</w:delText>
        </w:r>
      </w:del>
    </w:p>
    <w:p w:rsidR="0064397A" w:rsidRPr="00B85658" w:rsidRDefault="00024CAB" w:rsidP="00B85658">
      <w:pPr>
        <w:pStyle w:val="FigureCaption"/>
        <w:rPr>
          <w:b/>
          <w:i/>
          <w:sz w:val="18"/>
          <w:szCs w:val="18"/>
        </w:rPr>
      </w:pPr>
      <w:r w:rsidRPr="00B85658">
        <w:rPr>
          <w:b/>
          <w:i/>
          <w:sz w:val="18"/>
          <w:szCs w:val="18"/>
        </w:rPr>
        <w:t xml:space="preserve">Index </w:t>
      </w:r>
      <w:r w:rsidR="0064397A" w:rsidRPr="00B85658">
        <w:rPr>
          <w:b/>
          <w:i/>
          <w:sz w:val="18"/>
          <w:szCs w:val="18"/>
        </w:rPr>
        <w:t xml:space="preserve">Term- </w:t>
      </w:r>
      <w:del w:id="26" w:author="Windows User" w:date="2016-12-12T11:44:00Z">
        <w:r w:rsidR="0064397A" w:rsidRPr="00B85658">
          <w:rPr>
            <w:b/>
            <w:i/>
            <w:sz w:val="18"/>
            <w:szCs w:val="18"/>
          </w:rPr>
          <w:delText xml:space="preserve">armature winding, stator winding, </w:delText>
        </w:r>
        <w:r w:rsidR="00396168" w:rsidRPr="00B85658">
          <w:rPr>
            <w:b/>
            <w:i/>
            <w:sz w:val="18"/>
            <w:szCs w:val="18"/>
          </w:rPr>
          <w:delText>photovoltaic</w:delText>
        </w:r>
        <w:r w:rsidR="0064397A" w:rsidRPr="00B85658">
          <w:rPr>
            <w:b/>
            <w:i/>
            <w:sz w:val="18"/>
            <w:szCs w:val="18"/>
          </w:rPr>
          <w:delText>,</w:delText>
        </w:r>
      </w:del>
      <w:ins w:id="27" w:author="Windows User" w:date="2016-12-12T11:44:00Z">
        <w:r w:rsidR="007F4603">
          <w:rPr>
            <w:b/>
            <w:i/>
            <w:sz w:val="18"/>
            <w:szCs w:val="18"/>
          </w:rPr>
          <w:t xml:space="preserve">synchronous </w:t>
        </w:r>
        <w:proofErr w:type="spellStart"/>
        <w:r w:rsidR="007F4603">
          <w:rPr>
            <w:b/>
            <w:i/>
            <w:sz w:val="18"/>
            <w:szCs w:val="18"/>
          </w:rPr>
          <w:t>generator</w:t>
        </w:r>
      </w:ins>
      <w:del w:id="28" w:author="Windows User" w:date="2016-12-12T11:44:00Z">
        <w:r w:rsidR="0064397A" w:rsidRPr="00B85658">
          <w:rPr>
            <w:b/>
            <w:i/>
            <w:sz w:val="18"/>
            <w:szCs w:val="18"/>
          </w:rPr>
          <w:delText xml:space="preserve"> </w:delText>
        </w:r>
      </w:del>
      <w:r w:rsidR="0064397A" w:rsidRPr="00B85658">
        <w:rPr>
          <w:b/>
          <w:i/>
          <w:sz w:val="18"/>
          <w:szCs w:val="18"/>
        </w:rPr>
        <w:t>pulse</w:t>
      </w:r>
      <w:proofErr w:type="spellEnd"/>
      <w:r w:rsidR="0064397A" w:rsidRPr="00B85658">
        <w:rPr>
          <w:b/>
          <w:i/>
          <w:sz w:val="18"/>
          <w:szCs w:val="18"/>
        </w:rPr>
        <w:t xml:space="preserve"> width modulation (PWM)</w:t>
      </w:r>
      <w:r w:rsidR="00396168" w:rsidRPr="00B85658">
        <w:rPr>
          <w:b/>
          <w:i/>
          <w:sz w:val="18"/>
          <w:szCs w:val="18"/>
        </w:rPr>
        <w:t>, and low pass filter (LPF).</w:t>
      </w:r>
    </w:p>
    <w:p w:rsidR="00BC7918" w:rsidRDefault="008C2503" w:rsidP="000A5D18">
      <w:pPr>
        <w:pStyle w:val="ListParagraph"/>
        <w:numPr>
          <w:ilvl w:val="0"/>
          <w:numId w:val="3"/>
        </w:numPr>
        <w:jc w:val="center"/>
        <w:rPr>
          <w:rFonts w:ascii="Times New Roman" w:hAnsi="Times New Roman" w:cs="Times New Roman"/>
          <w:sz w:val="16"/>
          <w:szCs w:val="16"/>
        </w:rPr>
      </w:pPr>
      <w:r w:rsidRPr="008C2503">
        <w:rPr>
          <w:rFonts w:ascii="Times New Roman" w:hAnsi="Times New Roman" w:cs="Times New Roman"/>
          <w:sz w:val="16"/>
          <w:szCs w:val="16"/>
        </w:rPr>
        <w:t>INTRODUCTION</w:t>
      </w:r>
    </w:p>
    <w:p w:rsidR="005A43FF" w:rsidRDefault="002E29A7" w:rsidP="00802335">
      <w:pPr>
        <w:pStyle w:val="NormalWeb"/>
        <w:spacing w:before="0" w:beforeAutospacing="0" w:after="0" w:afterAutospacing="0"/>
        <w:jc w:val="both"/>
        <w:rPr>
          <w:del w:id="29" w:author="ankit bhatia" w:date="2016-12-12T11:31:00Z"/>
          <w:sz w:val="18"/>
          <w:szCs w:val="18"/>
        </w:rPr>
      </w:pPr>
      <w:ins w:id="30" w:author="ankit bhatia" w:date="2016-12-12T11:31:00Z">
        <w:r w:rsidRPr="00B52321">
          <w:rPr>
            <w:sz w:val="18"/>
            <w:szCs w:val="18"/>
          </w:rPr>
          <w:t xml:space="preserve">As conventional source of energy is disappearing </w:t>
        </w:r>
        <w:r w:rsidR="004B2AC6" w:rsidRPr="00B52321">
          <w:rPr>
            <w:sz w:val="18"/>
            <w:szCs w:val="18"/>
          </w:rPr>
          <w:t>and</w:t>
        </w:r>
        <w:r w:rsidRPr="00B52321">
          <w:rPr>
            <w:sz w:val="18"/>
            <w:szCs w:val="18"/>
          </w:rPr>
          <w:t xml:space="preserve"> demand of energy is bumping with exponential</w:t>
        </w:r>
        <w:r w:rsidR="004B2AC6" w:rsidRPr="00B52321">
          <w:rPr>
            <w:sz w:val="18"/>
            <w:szCs w:val="18"/>
          </w:rPr>
          <w:t xml:space="preserve"> rate, for the</w:t>
        </w:r>
        <w:r w:rsidRPr="00B52321">
          <w:rPr>
            <w:sz w:val="18"/>
            <w:szCs w:val="18"/>
          </w:rPr>
          <w:t xml:space="preserve"> available source it i</w:t>
        </w:r>
        <w:r w:rsidR="004B2AC6" w:rsidRPr="00B52321">
          <w:rPr>
            <w:sz w:val="18"/>
            <w:szCs w:val="18"/>
          </w:rPr>
          <w:t xml:space="preserve">s </w:t>
        </w:r>
        <w:r w:rsidR="00311416" w:rsidRPr="00B52321">
          <w:rPr>
            <w:sz w:val="18"/>
            <w:szCs w:val="18"/>
          </w:rPr>
          <w:t>challenging</w:t>
        </w:r>
        <w:r w:rsidR="004B2AC6" w:rsidRPr="00B52321">
          <w:rPr>
            <w:sz w:val="18"/>
            <w:szCs w:val="18"/>
          </w:rPr>
          <w:t xml:space="preserve"> to meet expectations</w:t>
        </w:r>
        <w:r w:rsidRPr="00B52321">
          <w:rPr>
            <w:sz w:val="18"/>
            <w:szCs w:val="18"/>
          </w:rPr>
          <w:t xml:space="preserve">. So this project focus on </w:t>
        </w:r>
        <w:r w:rsidR="00311416" w:rsidRPr="00B52321">
          <w:rPr>
            <w:sz w:val="18"/>
            <w:szCs w:val="18"/>
          </w:rPr>
          <w:t xml:space="preserve">combing traditional generation with </w:t>
        </w:r>
        <w:r w:rsidRPr="00B52321">
          <w:rPr>
            <w:sz w:val="18"/>
            <w:szCs w:val="18"/>
          </w:rPr>
          <w:t>distr</w:t>
        </w:r>
        <w:r w:rsidR="004B2AC6" w:rsidRPr="00B52321">
          <w:rPr>
            <w:sz w:val="18"/>
            <w:szCs w:val="18"/>
          </w:rPr>
          <w:t xml:space="preserve">ibuted generation, which can be used </w:t>
        </w:r>
        <w:r w:rsidR="00802335" w:rsidRPr="00B52321">
          <w:rPr>
            <w:sz w:val="18"/>
            <w:szCs w:val="18"/>
          </w:rPr>
          <w:t xml:space="preserve">as well </w:t>
        </w:r>
        <w:r w:rsidR="004B2AC6" w:rsidRPr="00B52321">
          <w:rPr>
            <w:sz w:val="18"/>
            <w:szCs w:val="18"/>
          </w:rPr>
          <w:t>individually. Here</w:t>
        </w:r>
        <w:r w:rsidR="00802335" w:rsidRPr="00B52321">
          <w:rPr>
            <w:sz w:val="18"/>
            <w:szCs w:val="18"/>
          </w:rPr>
          <w:t>,</w:t>
        </w:r>
        <w:r w:rsidR="004B2AC6" w:rsidRPr="00B52321">
          <w:rPr>
            <w:sz w:val="18"/>
            <w:szCs w:val="18"/>
          </w:rPr>
          <w:t xml:space="preserve"> the </w:t>
        </w:r>
        <w:proofErr w:type="gramStart"/>
        <w:r w:rsidR="004B2AC6" w:rsidRPr="00B52321">
          <w:rPr>
            <w:sz w:val="18"/>
            <w:szCs w:val="18"/>
          </w:rPr>
          <w:t>schematics of distributed</w:t>
        </w:r>
        <w:r w:rsidR="00802335" w:rsidRPr="00B52321">
          <w:rPr>
            <w:sz w:val="18"/>
            <w:szCs w:val="18"/>
          </w:rPr>
          <w:t xml:space="preserve"> system</w:t>
        </w:r>
        <w:r w:rsidR="004B2AC6" w:rsidRPr="00B52321">
          <w:rPr>
            <w:sz w:val="18"/>
            <w:szCs w:val="18"/>
          </w:rPr>
          <w:t xml:space="preserve"> is</w:t>
        </w:r>
        <w:proofErr w:type="gramEnd"/>
        <w:r w:rsidR="004B2AC6" w:rsidRPr="00B52321">
          <w:rPr>
            <w:sz w:val="18"/>
            <w:szCs w:val="18"/>
          </w:rPr>
          <w:t xml:space="preserve"> explained as complete alternative or </w:t>
        </w:r>
        <w:r w:rsidR="00A004A6" w:rsidRPr="00B52321">
          <w:rPr>
            <w:sz w:val="18"/>
            <w:szCs w:val="18"/>
          </w:rPr>
          <w:t>part of the existing energy system</w:t>
        </w:r>
        <w:r w:rsidR="00680854" w:rsidRPr="00B52321">
          <w:rPr>
            <w:sz w:val="18"/>
            <w:szCs w:val="18"/>
          </w:rPr>
          <w:t xml:space="preserve"> so that wastage and pollutant is less. The combination of different source of energy provider makes us to cope up with our demand in convenient way</w:t>
        </w:r>
        <w:r w:rsidR="00C63A9B" w:rsidRPr="00B52321">
          <w:rPr>
            <w:sz w:val="18"/>
            <w:szCs w:val="18"/>
          </w:rPr>
          <w:t xml:space="preserve">. Here the source of mechanical power for synchronous comes from steam turbine. </w:t>
        </w:r>
        <w:r w:rsidR="00802335" w:rsidRPr="00B52321">
          <w:rPr>
            <w:sz w:val="18"/>
            <w:szCs w:val="18"/>
          </w:rPr>
          <w:t>However, the source power for disturbed system is the sun.</w:t>
        </w:r>
      </w:ins>
      <w:del w:id="31" w:author="ankit bhatia" w:date="2016-12-12T11:31:00Z">
        <w:r w:rsidR="005A43FF" w:rsidRPr="005A43FF">
          <w:rPr>
            <w:sz w:val="18"/>
            <w:szCs w:val="18"/>
          </w:rPr>
          <w:delText xml:space="preserve">Coal power </w:delText>
        </w:r>
        <w:r w:rsidR="005A43FF">
          <w:rPr>
            <w:sz w:val="18"/>
            <w:szCs w:val="18"/>
          </w:rPr>
          <w:delText>plants that are used to generate steam has</w:delText>
        </w:r>
        <w:r w:rsidR="005A43FF" w:rsidRPr="005A43FF">
          <w:rPr>
            <w:sz w:val="18"/>
            <w:szCs w:val="18"/>
          </w:rPr>
          <w:delText xml:space="preserve"> more negative impact on the environment that </w:delText>
        </w:r>
        <w:r w:rsidR="005A43FF">
          <w:rPr>
            <w:sz w:val="18"/>
            <w:szCs w:val="18"/>
          </w:rPr>
          <w:delText xml:space="preserve">any other type of power plant. </w:delText>
        </w:r>
        <w:r w:rsidR="005A43FF" w:rsidRPr="005A43FF">
          <w:rPr>
            <w:sz w:val="18"/>
            <w:szCs w:val="18"/>
          </w:rPr>
          <w:delText>Coal</w:delText>
        </w:r>
        <w:r w:rsidR="005A43FF">
          <w:rPr>
            <w:sz w:val="18"/>
            <w:szCs w:val="18"/>
          </w:rPr>
          <w:delText xml:space="preserve"> and other fossil fuels release </w:delText>
        </w:r>
        <w:r w:rsidR="005A43FF" w:rsidRPr="005A43FF">
          <w:rPr>
            <w:sz w:val="18"/>
            <w:szCs w:val="18"/>
          </w:rPr>
          <w:delText xml:space="preserve">carbon dioxide and other pollutants into the atmosphere.  </w:delText>
        </w:r>
        <w:r w:rsidR="00B92AC6">
          <w:rPr>
            <w:sz w:val="18"/>
            <w:szCs w:val="18"/>
          </w:rPr>
          <w:delText>Nevertheless, m</w:delText>
        </w:r>
        <w:r w:rsidR="005A43FF" w:rsidRPr="005A43FF">
          <w:rPr>
            <w:sz w:val="18"/>
            <w:szCs w:val="18"/>
          </w:rPr>
          <w:delText xml:space="preserve">ost of the electricity generated in the world </w:delText>
        </w:r>
        <w:r w:rsidR="00B92AC6">
          <w:rPr>
            <w:sz w:val="18"/>
            <w:szCs w:val="18"/>
          </w:rPr>
          <w:delText xml:space="preserve">still </w:delText>
        </w:r>
        <w:r w:rsidR="005A43FF" w:rsidRPr="005A43FF">
          <w:rPr>
            <w:sz w:val="18"/>
            <w:szCs w:val="18"/>
          </w:rPr>
          <w:delText>comes from coal power or burning fossil fuels to turn a steam turbine generator.</w:delText>
        </w:r>
        <w:r w:rsidR="00B92AC6">
          <w:rPr>
            <w:sz w:val="18"/>
            <w:szCs w:val="18"/>
          </w:rPr>
          <w:delText xml:space="preserve">On the other hand harnessing power from wind is the cleanest and most suitable way to generate electricity. This project aims to combine the two systems </w:delText>
        </w:r>
        <w:r w:rsidR="004C65C0">
          <w:rPr>
            <w:sz w:val="18"/>
            <w:szCs w:val="18"/>
          </w:rPr>
          <w:delText xml:space="preserve">i.e. steam turbine system and wind turbine systems </w:delText>
        </w:r>
        <w:r w:rsidR="00B92AC6">
          <w:rPr>
            <w:sz w:val="18"/>
            <w:szCs w:val="18"/>
          </w:rPr>
          <w:delText xml:space="preserve">such that the wind turbine is able to generate half the load power thereby reducing the emissions considerably while maintaining the efficiency and meeting the load requirements. </w:delText>
        </w:r>
      </w:del>
    </w:p>
    <w:p w:rsidR="00BC7918" w:rsidRPr="00B52321" w:rsidRDefault="004C65C0" w:rsidP="00802335">
      <w:pPr>
        <w:pStyle w:val="NormalWeb"/>
        <w:spacing w:before="0" w:beforeAutospacing="0" w:after="0" w:afterAutospacing="0"/>
        <w:jc w:val="both"/>
        <w:rPr>
          <w:sz w:val="18"/>
          <w:szCs w:val="18"/>
        </w:rPr>
      </w:pPr>
      <w:del w:id="32" w:author="ankit bhatia" w:date="2016-12-12T11:31:00Z">
        <w:r>
          <w:rPr>
            <w:sz w:val="18"/>
            <w:szCs w:val="18"/>
          </w:rPr>
          <w:delText xml:space="preserve">In this system the steam turbine is connected to a synchronous motor that are used as generators. </w:delText>
        </w:r>
        <w:r w:rsidR="00802335" w:rsidRPr="00B52321">
          <w:rPr>
            <w:sz w:val="18"/>
            <w:szCs w:val="18"/>
          </w:rPr>
          <w:delText>However, the source power for disturb</w:delText>
        </w:r>
        <w:r>
          <w:rPr>
            <w:sz w:val="18"/>
            <w:szCs w:val="18"/>
          </w:rPr>
          <w:delText>ed system is the wind</w:delText>
        </w:r>
        <w:r w:rsidR="00802335" w:rsidRPr="00B52321">
          <w:rPr>
            <w:sz w:val="18"/>
            <w:szCs w:val="18"/>
          </w:rPr>
          <w:delText>.</w:delText>
        </w:r>
      </w:del>
      <w:r w:rsidR="00802335" w:rsidRPr="00B52321">
        <w:rPr>
          <w:sz w:val="18"/>
          <w:szCs w:val="18"/>
        </w:rPr>
        <w:t xml:space="preserve"> </w:t>
      </w:r>
      <w:commentRangeStart w:id="33"/>
      <w:r w:rsidR="00802335" w:rsidRPr="00B52321">
        <w:rPr>
          <w:sz w:val="18"/>
          <w:szCs w:val="18"/>
        </w:rPr>
        <w:t>It is converted from DC voltage to AC voltage through an inverter that is driven with</w:t>
      </w:r>
      <w:r w:rsidR="00C63A9B" w:rsidRPr="00B52321">
        <w:rPr>
          <w:sz w:val="18"/>
          <w:szCs w:val="18"/>
        </w:rPr>
        <w:t xml:space="preserve"> PWM</w:t>
      </w:r>
      <w:r w:rsidR="00802335" w:rsidRPr="00B52321">
        <w:rPr>
          <w:sz w:val="18"/>
          <w:szCs w:val="18"/>
        </w:rPr>
        <w:t xml:space="preserve"> signal</w:t>
      </w:r>
      <w:r w:rsidR="00C63A9B" w:rsidRPr="00B52321">
        <w:rPr>
          <w:sz w:val="18"/>
          <w:szCs w:val="18"/>
        </w:rPr>
        <w:t xml:space="preserve">. Line voltages are obtained as output for voltage controlled source. These line voltages are filtered using three individual </w:t>
      </w:r>
      <w:r w:rsidR="00C63A9B" w:rsidRPr="00C40D1D">
        <w:rPr>
          <w:sz w:val="18"/>
          <w:rPrChange w:id="34" w:author="ankit bhatia" w:date="2016-12-12T12:15:00Z">
            <w:rPr>
              <w:sz w:val="18"/>
              <w:szCs w:val="18"/>
              <w:highlight w:val="yellow"/>
            </w:rPr>
          </w:rPrChange>
        </w:rPr>
        <w:t>RC low pass filters</w:t>
      </w:r>
      <w:r w:rsidR="00C63A9B" w:rsidRPr="00B52321">
        <w:rPr>
          <w:sz w:val="18"/>
          <w:szCs w:val="18"/>
        </w:rPr>
        <w:t xml:space="preserve">. Specifications are considered while designing as per requirements (50 KW at synchronous generator output and 50 KW at the </w:t>
      </w:r>
      <w:r w:rsidR="00802335" w:rsidRPr="00B52321">
        <w:rPr>
          <w:sz w:val="18"/>
          <w:szCs w:val="18"/>
        </w:rPr>
        <w:t xml:space="preserve">output of </w:t>
      </w:r>
      <w:r w:rsidR="00C63A9B" w:rsidRPr="00B52321">
        <w:rPr>
          <w:sz w:val="18"/>
          <w:szCs w:val="18"/>
        </w:rPr>
        <w:t>low pass filter) to generate power of 100 KW at the resistive load.</w:t>
      </w:r>
      <w:commentRangeEnd w:id="33"/>
      <w:r w:rsidR="007F4603">
        <w:rPr>
          <w:rStyle w:val="CommentReference"/>
          <w:rFonts w:asciiTheme="minorHAnsi" w:eastAsiaTheme="minorHAnsi" w:hAnsiTheme="minorHAnsi" w:cstheme="minorBidi"/>
          <w:lang w:eastAsia="en-US"/>
        </w:rPr>
        <w:commentReference w:id="33"/>
      </w:r>
    </w:p>
    <w:p w:rsidR="00C63A9B" w:rsidRPr="00C63A9B" w:rsidRDefault="00C63A9B" w:rsidP="00C63A9B">
      <w:pPr>
        <w:pStyle w:val="NormalWeb"/>
        <w:spacing w:before="0" w:beforeAutospacing="0" w:after="0" w:afterAutospacing="0"/>
        <w:jc w:val="both"/>
        <w:rPr>
          <w:sz w:val="16"/>
          <w:szCs w:val="16"/>
        </w:rPr>
      </w:pPr>
    </w:p>
    <w:p w:rsidR="00C63A9B" w:rsidRPr="00B52321" w:rsidRDefault="008C2503" w:rsidP="00B52321">
      <w:pPr>
        <w:pStyle w:val="ListParagraph"/>
        <w:numPr>
          <w:ilvl w:val="0"/>
          <w:numId w:val="3"/>
        </w:numPr>
        <w:jc w:val="center"/>
        <w:rPr>
          <w:rFonts w:ascii="Times New Roman" w:hAnsi="Times New Roman" w:cs="Times New Roman"/>
          <w:sz w:val="16"/>
        </w:rPr>
      </w:pPr>
      <w:r>
        <w:rPr>
          <w:rFonts w:ascii="Times New Roman" w:hAnsi="Times New Roman" w:cs="Times New Roman"/>
          <w:sz w:val="16"/>
        </w:rPr>
        <w:t>SYNCHRONOUS GENERATOR</w:t>
      </w:r>
    </w:p>
    <w:p w:rsidR="00C63A9B" w:rsidRPr="00B52321" w:rsidRDefault="00F27237" w:rsidP="00C63A9B">
      <w:pPr>
        <w:autoSpaceDE w:val="0"/>
        <w:autoSpaceDN w:val="0"/>
        <w:adjustRightInd w:val="0"/>
        <w:spacing w:after="0" w:line="240" w:lineRule="auto"/>
        <w:jc w:val="both"/>
        <w:rPr>
          <w:ins w:id="35" w:author="ankit bhatia" w:date="2016-12-12T11:31:00Z"/>
          <w:rFonts w:ascii="Times New Roman" w:hAnsi="Times New Roman" w:cs="Times New Roman"/>
          <w:sz w:val="18"/>
          <w:szCs w:val="18"/>
        </w:rPr>
      </w:pPr>
      <w:r>
        <w:rPr>
          <w:rFonts w:ascii="Times New Roman" w:hAnsi="Times New Roman" w:cs="Times New Roman"/>
          <w:sz w:val="18"/>
          <w:szCs w:val="18"/>
        </w:rPr>
        <w:t xml:space="preserve">  A synchronous </w:t>
      </w:r>
      <w:ins w:id="36" w:author="ankit bhatia" w:date="2016-12-12T11:31:00Z">
        <w:r w:rsidR="00C63A9B" w:rsidRPr="00B52321">
          <w:rPr>
            <w:rFonts w:ascii="Times New Roman" w:hAnsi="Times New Roman" w:cs="Times New Roman"/>
            <w:sz w:val="18"/>
            <w:szCs w:val="18"/>
          </w:rPr>
          <w:t>machine</w:t>
        </w:r>
      </w:ins>
      <w:del w:id="37" w:author="ankit bhatia" w:date="2016-12-12T11:31:00Z">
        <w:r>
          <w:rPr>
            <w:rFonts w:ascii="Times New Roman" w:hAnsi="Times New Roman" w:cs="Times New Roman"/>
            <w:sz w:val="18"/>
            <w:szCs w:val="18"/>
          </w:rPr>
          <w:delText>generator</w:delText>
        </w:r>
        <w:r w:rsidR="00BE00BE">
          <w:rPr>
            <w:rFonts w:ascii="Times New Roman" w:hAnsi="Times New Roman" w:cs="Times New Roman"/>
            <w:sz w:val="18"/>
            <w:szCs w:val="18"/>
          </w:rPr>
          <w:delText>converts mechanical energy into electrical energy. The source of the mechanical power or the prime mover</w:delText>
        </w:r>
      </w:del>
      <w:r w:rsidR="00BE00BE">
        <w:rPr>
          <w:rFonts w:ascii="Times New Roman" w:hAnsi="Times New Roman" w:cs="Times New Roman"/>
          <w:sz w:val="18"/>
          <w:szCs w:val="18"/>
        </w:rPr>
        <w:t xml:space="preserve"> is </w:t>
      </w:r>
      <w:proofErr w:type="gramStart"/>
      <w:r w:rsidR="00BE00BE">
        <w:rPr>
          <w:rFonts w:ascii="Times New Roman" w:hAnsi="Times New Roman" w:cs="Times New Roman"/>
          <w:sz w:val="18"/>
          <w:szCs w:val="18"/>
        </w:rPr>
        <w:t>a</w:t>
      </w:r>
      <w:proofErr w:type="gramEnd"/>
      <w:del w:id="38" w:author="ankit bhatia" w:date="2016-12-12T11:31:00Z">
        <w:r w:rsidR="00BE00BE">
          <w:rPr>
            <w:rFonts w:ascii="Times New Roman" w:hAnsi="Times New Roman" w:cs="Times New Roman"/>
            <w:sz w:val="18"/>
            <w:szCs w:val="18"/>
          </w:rPr>
          <w:delText xml:space="preserve"> steam turbine. These generators are </w:delText>
        </w:r>
        <w:r w:rsidR="00C63A9B" w:rsidRPr="00B52321">
          <w:rPr>
            <w:rFonts w:ascii="Times New Roman" w:hAnsi="Times New Roman" w:cs="Times New Roman"/>
            <w:sz w:val="18"/>
            <w:szCs w:val="18"/>
          </w:rPr>
          <w:delText>a</w:delText>
        </w:r>
      </w:del>
      <w:r w:rsidR="00C63A9B" w:rsidRPr="00B52321">
        <w:rPr>
          <w:rFonts w:ascii="Times New Roman" w:hAnsi="Times New Roman" w:cs="Times New Roman"/>
          <w:sz w:val="18"/>
          <w:szCs w:val="18"/>
        </w:rPr>
        <w:t xml:space="preserve">n </w:t>
      </w:r>
      <w:ins w:id="39" w:author="ankit bhatia" w:date="2016-12-12T11:31:00Z">
        <w:r w:rsidR="00C63A9B" w:rsidRPr="00B52321">
          <w:rPr>
            <w:rFonts w:ascii="Times New Roman" w:hAnsi="Times New Roman" w:cs="Times New Roman"/>
            <w:sz w:val="18"/>
            <w:szCs w:val="18"/>
          </w:rPr>
          <w:t xml:space="preserve">ac rotating </w:t>
        </w:r>
      </w:ins>
      <w:del w:id="40" w:author="ankit bhatia" w:date="2016-12-12T11:31:00Z">
        <w:r>
          <w:rPr>
            <w:rFonts w:ascii="Times New Roman" w:hAnsi="Times New Roman" w:cs="Times New Roman"/>
            <w:sz w:val="18"/>
            <w:szCs w:val="18"/>
          </w:rPr>
          <w:delText xml:space="preserve">AC </w:delText>
        </w:r>
      </w:del>
      <w:ins w:id="41" w:author="Windows User" w:date="2016-12-12T11:45:00Z">
        <w:r w:rsidR="007F4603">
          <w:rPr>
            <w:rFonts w:ascii="Times New Roman" w:hAnsi="Times New Roman" w:cs="Times New Roman"/>
            <w:sz w:val="18"/>
            <w:szCs w:val="18"/>
          </w:rPr>
          <w:t>in case of stea</w:t>
        </w:r>
      </w:ins>
      <w:ins w:id="42" w:author="Windows User" w:date="2016-12-12T11:46:00Z">
        <w:r w:rsidR="007F4603">
          <w:rPr>
            <w:rFonts w:ascii="Times New Roman" w:hAnsi="Times New Roman" w:cs="Times New Roman"/>
            <w:sz w:val="18"/>
            <w:szCs w:val="18"/>
          </w:rPr>
          <w:t xml:space="preserve">dy state operation speed should be proportional to frequency of the armature </w:t>
        </w:r>
      </w:ins>
      <w:ins w:id="43" w:author="Windows User" w:date="2016-12-12T11:47:00Z">
        <w:r w:rsidR="007F4603">
          <w:rPr>
            <w:rFonts w:ascii="Times New Roman" w:hAnsi="Times New Roman" w:cs="Times New Roman"/>
            <w:sz w:val="18"/>
            <w:szCs w:val="18"/>
          </w:rPr>
          <w:t>current.</w:t>
        </w:r>
      </w:ins>
      <w:del w:id="44" w:author="Windows User" w:date="2016-12-12T11:47:00Z">
        <w:r>
          <w:rPr>
            <w:rFonts w:ascii="Times New Roman" w:hAnsi="Times New Roman" w:cs="Times New Roman"/>
            <w:sz w:val="18"/>
            <w:szCs w:val="18"/>
          </w:rPr>
          <w:delText>machine</w:delText>
        </w:r>
        <w:r w:rsidR="003C45E7">
          <w:rPr>
            <w:rFonts w:ascii="Times New Roman" w:hAnsi="Times New Roman" w:cs="Times New Roman"/>
            <w:sz w:val="18"/>
            <w:szCs w:val="18"/>
          </w:rPr>
          <w:delText xml:space="preserve"> whose</w:delText>
        </w:r>
        <w:r w:rsidR="00C63A9B" w:rsidRPr="00B52321">
          <w:rPr>
            <w:rFonts w:ascii="Times New Roman" w:hAnsi="Times New Roman" w:cs="Times New Roman"/>
            <w:sz w:val="18"/>
            <w:szCs w:val="18"/>
          </w:rPr>
          <w:delText xml:space="preserve"> speed </w:delText>
        </w:r>
      </w:del>
      <w:ins w:id="45" w:author="ankit bhatia" w:date="2016-12-12T11:31:00Z">
        <w:del w:id="46" w:author="Windows User" w:date="2016-12-12T11:47:00Z">
          <w:r w:rsidR="00C63A9B" w:rsidRPr="00B52321" w:rsidDel="007F4603">
            <w:rPr>
              <w:rFonts w:ascii="Times New Roman" w:hAnsi="Times New Roman" w:cs="Times New Roman"/>
              <w:sz w:val="18"/>
              <w:szCs w:val="18"/>
            </w:rPr>
            <w:delText>under</w:delText>
          </w:r>
        </w:del>
      </w:ins>
      <w:del w:id="47" w:author="Windows User" w:date="2016-12-12T11:47:00Z">
        <w:r w:rsidR="003C45E7">
          <w:rPr>
            <w:rFonts w:ascii="Times New Roman" w:hAnsi="Times New Roman" w:cs="Times New Roman"/>
            <w:sz w:val="18"/>
            <w:szCs w:val="18"/>
          </w:rPr>
          <w:delText xml:space="preserve">of its rotating shaft at </w:delText>
        </w:r>
        <w:r w:rsidR="00C63A9B" w:rsidRPr="00B52321">
          <w:rPr>
            <w:rFonts w:ascii="Times New Roman" w:hAnsi="Times New Roman" w:cs="Times New Roman"/>
            <w:sz w:val="18"/>
            <w:szCs w:val="18"/>
          </w:rPr>
          <w:delText>steady state condition is proportional to the frequency of the current in its armature</w:delText>
        </w:r>
      </w:del>
      <w:r w:rsidR="00C63A9B" w:rsidRPr="00B52321">
        <w:rPr>
          <w:rFonts w:ascii="Times New Roman" w:hAnsi="Times New Roman" w:cs="Times New Roman"/>
          <w:sz w:val="18"/>
          <w:szCs w:val="18"/>
        </w:rPr>
        <w:t>.</w:t>
      </w:r>
      <w:ins w:id="48" w:author="ankit bhatia" w:date="2016-12-12T11:31:00Z">
        <w:r w:rsidR="00C63A9B" w:rsidRPr="00B52321">
          <w:rPr>
            <w:rFonts w:ascii="Times New Roman" w:hAnsi="Times New Roman" w:cs="Times New Roman"/>
            <w:sz w:val="18"/>
            <w:szCs w:val="18"/>
          </w:rPr>
          <w:t xml:space="preserve"> The </w:t>
        </w:r>
      </w:ins>
      <w:del w:id="49" w:author="ankit bhatia" w:date="2016-12-12T11:31:00Z">
        <w:r w:rsidRPr="00F27237">
          <w:rPr>
            <w:rFonts w:ascii="Times New Roman" w:hAnsi="Times New Roman" w:cs="Times New Roman"/>
            <w:sz w:val="18"/>
            <w:szCs w:val="18"/>
          </w:rPr>
          <w:delText xml:space="preserve">Synchronous motors is called so because the speed of the rotor of this motor is same as the rotating </w:delText>
        </w:r>
      </w:del>
      <w:r w:rsidRPr="00F27237">
        <w:rPr>
          <w:rFonts w:ascii="Times New Roman" w:hAnsi="Times New Roman" w:cs="Times New Roman"/>
          <w:sz w:val="18"/>
          <w:szCs w:val="18"/>
        </w:rPr>
        <w:t>magnetic field</w:t>
      </w:r>
      <w:ins w:id="50" w:author="ankit bhatia" w:date="2016-12-12T11:31:00Z">
        <w:r w:rsidR="00C63A9B" w:rsidRPr="00B52321">
          <w:rPr>
            <w:rFonts w:ascii="Times New Roman" w:hAnsi="Times New Roman" w:cs="Times New Roman"/>
            <w:sz w:val="18"/>
            <w:szCs w:val="18"/>
          </w:rPr>
          <w:t xml:space="preserve"> created by the armature currents rotates at the same speed as that created by the field current</w:t>
        </w:r>
      </w:ins>
    </w:p>
    <w:p w:rsidR="00C63A9B" w:rsidRPr="00B52321" w:rsidRDefault="00C63A9B" w:rsidP="00C63A9B">
      <w:pPr>
        <w:autoSpaceDE w:val="0"/>
        <w:autoSpaceDN w:val="0"/>
        <w:adjustRightInd w:val="0"/>
        <w:spacing w:after="0" w:line="240" w:lineRule="auto"/>
        <w:jc w:val="both"/>
        <w:rPr>
          <w:ins w:id="51" w:author="ankit bhatia" w:date="2016-12-12T11:31:00Z"/>
          <w:rFonts w:ascii="Times New Roman" w:hAnsi="Times New Roman" w:cs="Times New Roman"/>
          <w:sz w:val="18"/>
          <w:szCs w:val="18"/>
        </w:rPr>
      </w:pPr>
      <w:proofErr w:type="gramStart"/>
      <w:ins w:id="52" w:author="ankit bhatia" w:date="2016-12-12T11:31:00Z">
        <w:r w:rsidRPr="00B52321">
          <w:rPr>
            <w:rFonts w:ascii="Times New Roman" w:hAnsi="Times New Roman" w:cs="Times New Roman"/>
            <w:sz w:val="18"/>
            <w:szCs w:val="18"/>
          </w:rPr>
          <w:t>on</w:t>
        </w:r>
        <w:proofErr w:type="gramEnd"/>
        <w:r w:rsidRPr="00B52321">
          <w:rPr>
            <w:rFonts w:ascii="Times New Roman" w:hAnsi="Times New Roman" w:cs="Times New Roman"/>
            <w:sz w:val="18"/>
            <w:szCs w:val="18"/>
          </w:rPr>
          <w:t xml:space="preserve"> the rotor,</w:t>
        </w:r>
      </w:ins>
      <w:del w:id="53" w:author="ankit bhatia" w:date="2016-12-12T11:31:00Z">
        <w:r w:rsidR="00F27237" w:rsidRPr="00F27237">
          <w:rPr>
            <w:rFonts w:ascii="Times New Roman" w:hAnsi="Times New Roman" w:cs="Times New Roman"/>
            <w:sz w:val="18"/>
            <w:szCs w:val="18"/>
          </w:rPr>
          <w:delText>.</w:delText>
        </w:r>
      </w:del>
      <w:ins w:id="54" w:author="aryan varma" w:date="2016-12-12T12:15:00Z">
        <w:r w:rsidR="00F27237" w:rsidRPr="00F27237">
          <w:rPr>
            <w:rFonts w:ascii="Times New Roman" w:hAnsi="Times New Roman" w:cs="Times New Roman"/>
            <w:sz w:val="18"/>
            <w:szCs w:val="18"/>
          </w:rPr>
          <w:t>.</w:t>
        </w:r>
      </w:ins>
      <w:del w:id="55" w:author="ankit bhatia" w:date="2016-12-12T11:31:00Z">
        <w:r w:rsidR="00F27237" w:rsidRPr="00F27237">
          <w:rPr>
            <w:rFonts w:ascii="Times New Roman" w:hAnsi="Times New Roman" w:cs="Times New Roman"/>
            <w:sz w:val="18"/>
            <w:szCs w:val="18"/>
          </w:rPr>
          <w:delText xml:space="preserve"> It is basically a fixed speed motor because it has only one speed,</w:delText>
        </w:r>
      </w:del>
      <w:r w:rsidR="00F27237" w:rsidRPr="00F27237">
        <w:rPr>
          <w:rFonts w:ascii="Times New Roman" w:hAnsi="Times New Roman" w:cs="Times New Roman"/>
          <w:sz w:val="18"/>
          <w:szCs w:val="18"/>
        </w:rPr>
        <w:t xml:space="preserve"> </w:t>
      </w:r>
      <w:proofErr w:type="gramStart"/>
      <w:r w:rsidR="00F27237" w:rsidRPr="00F27237">
        <w:rPr>
          <w:rFonts w:ascii="Times New Roman" w:hAnsi="Times New Roman" w:cs="Times New Roman"/>
          <w:sz w:val="18"/>
          <w:szCs w:val="18"/>
        </w:rPr>
        <w:t>which</w:t>
      </w:r>
      <w:proofErr w:type="gramEnd"/>
      <w:r w:rsidR="00F27237" w:rsidRPr="00F27237">
        <w:rPr>
          <w:rFonts w:ascii="Times New Roman" w:hAnsi="Times New Roman" w:cs="Times New Roman"/>
          <w:sz w:val="18"/>
          <w:szCs w:val="18"/>
        </w:rPr>
        <w:t xml:space="preserve"> is </w:t>
      </w:r>
      <w:ins w:id="56" w:author="ankit bhatia" w:date="2016-12-12T11:31:00Z">
        <w:r w:rsidRPr="00B52321">
          <w:rPr>
            <w:rFonts w:ascii="Times New Roman" w:hAnsi="Times New Roman" w:cs="Times New Roman"/>
            <w:sz w:val="18"/>
            <w:szCs w:val="18"/>
          </w:rPr>
          <w:t xml:space="preserve">rotating at the </w:t>
        </w:r>
      </w:ins>
      <w:r w:rsidR="00F27237" w:rsidRPr="00F27237">
        <w:rPr>
          <w:rFonts w:ascii="Times New Roman" w:hAnsi="Times New Roman" w:cs="Times New Roman"/>
          <w:sz w:val="18"/>
          <w:szCs w:val="18"/>
        </w:rPr>
        <w:t>synchronous speed</w:t>
      </w:r>
      <w:ins w:id="57" w:author="ankit bhatia" w:date="2016-12-12T11:31:00Z">
        <w:r w:rsidRPr="00B52321">
          <w:rPr>
            <w:rFonts w:ascii="Times New Roman" w:hAnsi="Times New Roman" w:cs="Times New Roman"/>
            <w:sz w:val="18"/>
            <w:szCs w:val="18"/>
          </w:rPr>
          <w:t>,</w:t>
        </w:r>
      </w:ins>
      <w:r w:rsidR="00F27237" w:rsidRPr="00F27237">
        <w:rPr>
          <w:rFonts w:ascii="Times New Roman" w:hAnsi="Times New Roman" w:cs="Times New Roman"/>
          <w:sz w:val="18"/>
          <w:szCs w:val="18"/>
        </w:rPr>
        <w:t xml:space="preserve"> and </w:t>
      </w:r>
      <w:ins w:id="58" w:author="ankit bhatia" w:date="2016-12-12T11:31:00Z">
        <w:r w:rsidRPr="00B52321">
          <w:rPr>
            <w:rFonts w:ascii="Times New Roman" w:hAnsi="Times New Roman" w:cs="Times New Roman"/>
            <w:sz w:val="18"/>
            <w:szCs w:val="18"/>
          </w:rPr>
          <w:t>a steady torque results.</w:t>
        </w:r>
      </w:ins>
    </w:p>
    <w:p w:rsidR="00C63A9B" w:rsidRDefault="00C63A9B" w:rsidP="00C63A9B">
      <w:pPr>
        <w:autoSpaceDE w:val="0"/>
        <w:autoSpaceDN w:val="0"/>
        <w:adjustRightInd w:val="0"/>
        <w:spacing w:after="0" w:line="240" w:lineRule="auto"/>
        <w:jc w:val="both"/>
        <w:rPr>
          <w:del w:id="59" w:author="ankit bhatia" w:date="2016-12-12T11:31:00Z"/>
          <w:rFonts w:ascii="Times New Roman" w:hAnsi="Times New Roman" w:cs="Times New Roman"/>
          <w:sz w:val="18"/>
          <w:szCs w:val="18"/>
        </w:rPr>
      </w:pPr>
      <w:ins w:id="60" w:author="ankit bhatia" w:date="2016-12-12T11:31:00Z">
        <w:r w:rsidRPr="00B52321">
          <w:rPr>
            <w:rFonts w:ascii="Times New Roman" w:hAnsi="Times New Roman" w:cs="Times New Roman"/>
            <w:sz w:val="18"/>
            <w:szCs w:val="18"/>
          </w:rPr>
          <w:t xml:space="preserve">  Synchronous machines are commonly used as generators especially for large power systems, such as turbine generators and hydroelectric generators</w:t>
        </w:r>
      </w:ins>
      <w:del w:id="61" w:author="ankit bhatia" w:date="2016-12-12T11:31:00Z">
        <w:r w:rsidR="00F27237" w:rsidRPr="00F27237">
          <w:rPr>
            <w:rFonts w:ascii="Times New Roman" w:hAnsi="Times New Roman" w:cs="Times New Roman"/>
            <w:sz w:val="18"/>
            <w:szCs w:val="18"/>
          </w:rPr>
          <w:delText>therefore no intermediate speed is there or</w:delText>
        </w:r>
      </w:del>
      <w:r w:rsidR="00F27237" w:rsidRPr="00F27237">
        <w:rPr>
          <w:rFonts w:ascii="Times New Roman" w:hAnsi="Times New Roman" w:cs="Times New Roman"/>
          <w:sz w:val="18"/>
          <w:szCs w:val="18"/>
        </w:rPr>
        <w:t xml:space="preserve"> in </w:t>
      </w:r>
      <w:del w:id="62" w:author="ankit bhatia" w:date="2016-12-12T11:31:00Z">
        <w:r w:rsidR="00F27237" w:rsidRPr="00F27237">
          <w:rPr>
            <w:rFonts w:ascii="Times New Roman" w:hAnsi="Times New Roman" w:cs="Times New Roman"/>
            <w:sz w:val="18"/>
            <w:szCs w:val="18"/>
          </w:rPr>
          <w:delText xml:space="preserve">other words it’s in synchronism with </w:delText>
        </w:r>
      </w:del>
      <w:r w:rsidR="00F27237" w:rsidRPr="00F27237">
        <w:rPr>
          <w:rFonts w:ascii="Times New Roman" w:hAnsi="Times New Roman" w:cs="Times New Roman"/>
          <w:sz w:val="18"/>
          <w:szCs w:val="18"/>
        </w:rPr>
        <w:t xml:space="preserve">the </w:t>
      </w:r>
      <w:ins w:id="63" w:author="ankit bhatia" w:date="2016-12-12T11:31:00Z">
        <w:r w:rsidRPr="00B52321">
          <w:rPr>
            <w:rFonts w:ascii="Times New Roman" w:hAnsi="Times New Roman" w:cs="Times New Roman"/>
            <w:sz w:val="18"/>
            <w:szCs w:val="18"/>
          </w:rPr>
          <w:t xml:space="preserve">grid power </w:t>
        </w:r>
      </w:ins>
      <w:r w:rsidR="00F27237" w:rsidRPr="00F27237">
        <w:rPr>
          <w:rFonts w:ascii="Times New Roman" w:hAnsi="Times New Roman" w:cs="Times New Roman"/>
          <w:sz w:val="18"/>
          <w:szCs w:val="18"/>
        </w:rPr>
        <w:t>supply</w:t>
      </w:r>
      <w:ins w:id="64" w:author="ankit bhatia" w:date="2016-12-12T11:31:00Z">
        <w:r w:rsidRPr="00B52321">
          <w:rPr>
            <w:rFonts w:ascii="Times New Roman" w:hAnsi="Times New Roman" w:cs="Times New Roman"/>
            <w:sz w:val="18"/>
            <w:szCs w:val="18"/>
          </w:rPr>
          <w:t xml:space="preserve">. </w:t>
        </w:r>
      </w:ins>
      <w:del w:id="65" w:author="ankit bhatia" w:date="2016-12-12T11:31:00Z">
        <w:r w:rsidR="00F27237" w:rsidRPr="00F27237">
          <w:rPr>
            <w:rFonts w:ascii="Times New Roman" w:hAnsi="Times New Roman" w:cs="Times New Roman"/>
            <w:sz w:val="18"/>
            <w:szCs w:val="18"/>
          </w:rPr>
          <w:delText xml:space="preserve"> frequency. Synchronous speed is given by</w:delText>
        </w:r>
        <w:r w:rsidRPr="00B52321">
          <w:rPr>
            <w:rFonts w:ascii="Times New Roman" w:hAnsi="Times New Roman" w:cs="Times New Roman"/>
            <w:sz w:val="18"/>
            <w:szCs w:val="18"/>
          </w:rPr>
          <w:delText>.</w:delText>
        </w:r>
      </w:del>
    </w:p>
    <w:p w:rsidR="00F27237" w:rsidRDefault="00F27237" w:rsidP="00C63A9B">
      <w:pPr>
        <w:autoSpaceDE w:val="0"/>
        <w:autoSpaceDN w:val="0"/>
        <w:adjustRightInd w:val="0"/>
        <w:spacing w:after="0" w:line="240" w:lineRule="auto"/>
        <w:jc w:val="both"/>
        <w:rPr>
          <w:del w:id="66" w:author="ankit bhatia" w:date="2016-12-12T11:31:00Z"/>
          <w:rFonts w:ascii="Times New Roman" w:hAnsi="Times New Roman" w:cs="Times New Roman"/>
          <w:sz w:val="18"/>
          <w:szCs w:val="18"/>
        </w:rPr>
      </w:pPr>
    </w:p>
    <w:p w:rsidR="00F27237" w:rsidRDefault="00E1327A" w:rsidP="00F27237">
      <w:pPr>
        <w:autoSpaceDE w:val="0"/>
        <w:autoSpaceDN w:val="0"/>
        <w:adjustRightInd w:val="0"/>
        <w:spacing w:after="0" w:line="240" w:lineRule="auto"/>
        <w:rPr>
          <w:del w:id="67" w:author="ankit bhatia" w:date="2016-12-12T11:31:00Z"/>
          <w:rFonts w:asciiTheme="majorBidi" w:hAnsiTheme="majorBidi" w:cstheme="majorBidi"/>
          <w:sz w:val="20"/>
          <w:szCs w:val="20"/>
        </w:rPr>
      </w:pPr>
      <m:oMath>
        <m:sSub>
          <m:sSubPr>
            <m:ctrlPr>
              <w:del w:id="68" w:author="ankit bhatia" w:date="2016-12-12T11:31:00Z">
                <w:rPr>
                  <w:rFonts w:ascii="Cambria Math" w:hAnsi="Cambria Math" w:cstheme="majorBidi"/>
                  <w:sz w:val="20"/>
                  <w:szCs w:val="20"/>
                </w:rPr>
              </w:del>
            </m:ctrlPr>
          </m:sSubPr>
          <m:e>
            <w:del w:id="69" w:author="ankit bhatia" w:date="2016-12-12T11:31:00Z">
              <m:r>
                <w:rPr>
                  <w:rFonts w:ascii="Cambria Math" w:hAnsi="Cambria Math" w:cstheme="majorBidi"/>
                  <w:sz w:val="20"/>
                  <w:szCs w:val="20"/>
                </w:rPr>
                <m:t>N</m:t>
              </m:r>
            </w:del>
          </m:e>
          <m:sub>
            <w:del w:id="70" w:author="ankit bhatia" w:date="2016-12-12T11:31:00Z">
              <m:r>
                <w:rPr>
                  <w:rFonts w:ascii="Cambria Math" w:hAnsi="Cambria Math" w:cstheme="majorBidi"/>
                  <w:sz w:val="20"/>
                  <w:szCs w:val="20"/>
                </w:rPr>
                <m:t>s</m:t>
              </m:r>
            </w:del>
          </m:sub>
        </m:sSub>
        <w:del w:id="71" w:author="ankit bhatia" w:date="2016-12-12T11:31:00Z">
          <m:r>
            <m:rPr>
              <m:sty m:val="p"/>
            </m:rPr>
            <w:rPr>
              <w:rFonts w:ascii="Cambria Math" w:hAnsi="Cambria Math" w:cstheme="majorBidi"/>
              <w:sz w:val="20"/>
              <w:szCs w:val="20"/>
            </w:rPr>
            <m:t>=</m:t>
          </m:r>
        </w:del>
        <m:f>
          <m:fPr>
            <m:ctrlPr>
              <w:del w:id="72" w:author="ankit bhatia" w:date="2016-12-12T11:31:00Z">
                <w:rPr>
                  <w:rFonts w:ascii="Cambria Math" w:hAnsi="Cambria Math" w:cstheme="majorBidi"/>
                  <w:sz w:val="20"/>
                  <w:szCs w:val="20"/>
                </w:rPr>
              </w:del>
            </m:ctrlPr>
          </m:fPr>
          <m:num>
            <w:del w:id="73" w:author="ankit bhatia" w:date="2016-12-12T11:31:00Z">
              <m:r>
                <m:rPr>
                  <m:sty m:val="p"/>
                </m:rPr>
                <w:rPr>
                  <w:rFonts w:ascii="Cambria Math" w:hAnsi="Cambria Math" w:cstheme="majorBidi"/>
                  <w:sz w:val="20"/>
                  <w:szCs w:val="20"/>
                </w:rPr>
                <m:t>120f</m:t>
              </m:r>
            </w:del>
          </m:num>
          <m:den>
            <w:del w:id="74" w:author="ankit bhatia" w:date="2016-12-12T11:31:00Z">
              <m:r>
                <w:rPr>
                  <w:rFonts w:ascii="Cambria Math" w:hAnsi="Cambria Math" w:cstheme="majorBidi"/>
                  <w:sz w:val="20"/>
                  <w:szCs w:val="20"/>
                </w:rPr>
                <m:t>p</m:t>
              </m:r>
            </w:del>
          </m:den>
        </m:f>
      </m:oMath>
      <w:r w:rsidR="00F27237">
        <w:rPr>
          <w:rFonts w:ascii="Times New Roman" w:eastAsiaTheme="minorEastAsia" w:hAnsi="Times New Roman" w:cs="Times New Roman"/>
          <w:sz w:val="20"/>
          <w:szCs w:val="20"/>
        </w:rPr>
        <w:tab/>
      </w:r>
      <w:del w:id="75" w:author="ankit bhatia" w:date="2016-12-12T11:31:00Z">
        <w:r w:rsidR="00F27237">
          <w:rPr>
            <w:rFonts w:ascii="Times New Roman" w:eastAsiaTheme="minorEastAsia" w:hAnsi="Times New Roman" w:cs="Times New Roman"/>
            <w:sz w:val="20"/>
            <w:szCs w:val="20"/>
          </w:rPr>
          <w:tab/>
        </w:r>
        <w:r w:rsidR="00F27237">
          <w:rPr>
            <w:rFonts w:ascii="Times New Roman" w:eastAsiaTheme="minorEastAsia" w:hAnsi="Times New Roman" w:cs="Times New Roman"/>
            <w:sz w:val="20"/>
            <w:szCs w:val="20"/>
          </w:rPr>
          <w:tab/>
        </w:r>
        <w:r w:rsidR="00F27237">
          <w:rPr>
            <w:rFonts w:ascii="Times New Roman" w:eastAsiaTheme="minorEastAsia" w:hAnsi="Times New Roman" w:cs="Times New Roman"/>
            <w:sz w:val="20"/>
            <w:szCs w:val="20"/>
          </w:rPr>
          <w:tab/>
        </w:r>
        <w:r w:rsidR="00F27237">
          <w:rPr>
            <w:rFonts w:asciiTheme="majorBidi" w:hAnsiTheme="majorBidi" w:cstheme="majorBidi"/>
            <w:sz w:val="20"/>
            <w:szCs w:val="20"/>
          </w:rPr>
          <w:delText>(</w:delText>
        </w:r>
        <w:r w:rsidR="00F27237" w:rsidRPr="00C67553">
          <w:rPr>
            <w:rFonts w:asciiTheme="majorBidi" w:hAnsiTheme="majorBidi" w:cstheme="majorBidi"/>
            <w:sz w:val="20"/>
            <w:szCs w:val="20"/>
          </w:rPr>
          <w:delText>1)</w:delText>
        </w:r>
      </w:del>
    </w:p>
    <w:p w:rsidR="00F27237" w:rsidRDefault="00F27237" w:rsidP="00F27237">
      <w:pPr>
        <w:autoSpaceDE w:val="0"/>
        <w:autoSpaceDN w:val="0"/>
        <w:adjustRightInd w:val="0"/>
        <w:spacing w:after="0" w:line="240" w:lineRule="auto"/>
        <w:rPr>
          <w:del w:id="76" w:author="ankit bhatia" w:date="2016-12-12T11:31:00Z"/>
          <w:rFonts w:asciiTheme="majorBidi" w:hAnsiTheme="majorBidi" w:cstheme="majorBidi"/>
          <w:sz w:val="20"/>
          <w:szCs w:val="20"/>
        </w:rPr>
      </w:pPr>
    </w:p>
    <w:p w:rsidR="00F27237" w:rsidRDefault="00F27237" w:rsidP="008A762A">
      <w:pPr>
        <w:autoSpaceDE w:val="0"/>
        <w:autoSpaceDN w:val="0"/>
        <w:adjustRightInd w:val="0"/>
        <w:spacing w:after="0" w:line="240" w:lineRule="auto"/>
        <w:outlineLvl w:val="0"/>
        <w:rPr>
          <w:del w:id="77" w:author="ankit bhatia" w:date="2016-12-12T11:31:00Z"/>
          <w:rFonts w:ascii="Times New Roman" w:hAnsi="Times New Roman" w:cs="Times New Roman"/>
          <w:sz w:val="18"/>
          <w:szCs w:val="18"/>
        </w:rPr>
        <w:pPrChange w:id="78" w:author="Onkar" w:date="2016-12-12T12:15:00Z">
          <w:pPr>
            <w:autoSpaceDE w:val="0"/>
            <w:autoSpaceDN w:val="0"/>
            <w:adjustRightInd w:val="0"/>
            <w:spacing w:after="0" w:line="240" w:lineRule="auto"/>
          </w:pPr>
        </w:pPrChange>
      </w:pPr>
      <w:del w:id="79" w:author="ankit bhatia" w:date="2016-12-12T11:31:00Z">
        <w:r w:rsidRPr="00F27237">
          <w:rPr>
            <w:rFonts w:ascii="Times New Roman" w:hAnsi="Times New Roman" w:cs="Times New Roman"/>
            <w:sz w:val="18"/>
            <w:szCs w:val="18"/>
          </w:rPr>
          <w:delText>Where f = supply frequency &amp; p = no. of poles.</w:delText>
        </w:r>
      </w:del>
    </w:p>
    <w:p w:rsidR="00BE00BE" w:rsidRPr="00F27237" w:rsidRDefault="00BE00BE" w:rsidP="00F27237">
      <w:pPr>
        <w:autoSpaceDE w:val="0"/>
        <w:autoSpaceDN w:val="0"/>
        <w:adjustRightInd w:val="0"/>
        <w:spacing w:after="0" w:line="240" w:lineRule="auto"/>
        <w:rPr>
          <w:del w:id="80" w:author="ankit bhatia" w:date="2016-12-12T11:31:00Z"/>
          <w:rFonts w:ascii="Times New Roman" w:hAnsi="Times New Roman" w:cs="Times New Roman"/>
          <w:sz w:val="18"/>
          <w:szCs w:val="18"/>
        </w:rPr>
      </w:pPr>
    </w:p>
    <w:p w:rsidR="00C63A9B" w:rsidRPr="00BE00BE" w:rsidRDefault="00C63A9B" w:rsidP="002173C6">
      <w:pPr>
        <w:autoSpaceDE w:val="0"/>
        <w:autoSpaceDN w:val="0"/>
        <w:adjustRightInd w:val="0"/>
        <w:spacing w:after="0" w:line="240" w:lineRule="auto"/>
        <w:jc w:val="both"/>
        <w:rPr>
          <w:rFonts w:ascii="Times New Roman" w:hAnsi="Times New Roman"/>
          <w:sz w:val="18"/>
          <w:rPrChange w:id="81" w:author="aryan varma" w:date="2016-12-12T12:15:00Z">
            <w:rPr>
              <w:rFonts w:ascii="Times New Roman" w:hAnsi="Times New Roman"/>
              <w:sz w:val="20"/>
            </w:rPr>
          </w:rPrChange>
        </w:rPr>
      </w:pPr>
      <w:commentRangeStart w:id="82"/>
      <w:r w:rsidRPr="00B52321">
        <w:rPr>
          <w:rFonts w:ascii="Times New Roman" w:hAnsi="Times New Roman" w:cs="Times New Roman"/>
          <w:sz w:val="18"/>
          <w:szCs w:val="18"/>
        </w:rPr>
        <w:t>Because the rotor speed is proportional to the frequency of excitation, synchronous motors can be used in situations where constant speed drive is required.</w:t>
      </w:r>
      <w:commentRangeEnd w:id="82"/>
      <w:ins w:id="83" w:author="Onkar" w:date="2016-12-12T12:15:00Z">
        <w:r w:rsidR="007F4603">
          <w:rPr>
            <w:rStyle w:val="CommentReference"/>
          </w:rPr>
          <w:commentReference w:id="82"/>
        </w:r>
        <w:r w:rsidRPr="00B52321">
          <w:rPr>
            <w:rFonts w:ascii="Times New Roman" w:hAnsi="Times New Roman" w:cs="Times New Roman"/>
            <w:sz w:val="18"/>
            <w:szCs w:val="18"/>
          </w:rPr>
          <w:t xml:space="preserve"> </w:t>
        </w:r>
      </w:ins>
      <w:ins w:id="84" w:author="ankit bhatia" w:date="2016-12-12T11:31:00Z">
        <w:r w:rsidRPr="00B52321">
          <w:rPr>
            <w:rFonts w:ascii="Times New Roman" w:hAnsi="Times New Roman" w:cs="Times New Roman"/>
            <w:sz w:val="18"/>
            <w:szCs w:val="18"/>
          </w:rPr>
          <w:t>Since the reactive power generated by a synchronous machine can be adjusted by controlling the magnitude of the rotor field current, unloaded synchronous machines are also often installed in power systems solely for power factor correction or for</w:t>
        </w:r>
        <w:r w:rsidRPr="00C63A9B">
          <w:rPr>
            <w:rFonts w:ascii="Times New Roman" w:hAnsi="Times New Roman" w:cs="Times New Roman"/>
            <w:sz w:val="16"/>
            <w:szCs w:val="16"/>
          </w:rPr>
          <w:t xml:space="preserve"> control of re</w:t>
        </w:r>
        <w:r>
          <w:rPr>
            <w:rFonts w:ascii="Times New Roman" w:hAnsi="Times New Roman" w:cs="Times New Roman"/>
            <w:sz w:val="16"/>
            <w:szCs w:val="16"/>
          </w:rPr>
          <w:t xml:space="preserve">active </w:t>
        </w:r>
        <w:proofErr w:type="spellStart"/>
        <w:r>
          <w:rPr>
            <w:rFonts w:ascii="Times New Roman" w:hAnsi="Times New Roman" w:cs="Times New Roman"/>
            <w:sz w:val="16"/>
            <w:szCs w:val="16"/>
          </w:rPr>
          <w:t>kVA</w:t>
        </w:r>
        <w:proofErr w:type="spellEnd"/>
        <w:r>
          <w:rPr>
            <w:rFonts w:ascii="Times New Roman" w:hAnsi="Times New Roman" w:cs="Times New Roman"/>
            <w:sz w:val="16"/>
            <w:szCs w:val="16"/>
          </w:rPr>
          <w:t xml:space="preserve"> flow. Such machines, </w:t>
        </w:r>
        <w:r w:rsidRPr="00C63A9B">
          <w:rPr>
            <w:rFonts w:ascii="Times New Roman" w:hAnsi="Times New Roman" w:cs="Times New Roman"/>
            <w:sz w:val="16"/>
            <w:szCs w:val="16"/>
          </w:rPr>
          <w:t xml:space="preserve">known as </w:t>
        </w:r>
        <w:r w:rsidRPr="007947C3">
          <w:rPr>
            <w:rFonts w:ascii="Times New Roman" w:hAnsi="Times New Roman" w:cs="Times New Roman"/>
            <w:b/>
            <w:bCs/>
            <w:i/>
            <w:iCs/>
            <w:sz w:val="20"/>
            <w:szCs w:val="20"/>
          </w:rPr>
          <w:t>synchronous condensers</w:t>
        </w:r>
        <w:r w:rsidRPr="007947C3">
          <w:rPr>
            <w:rFonts w:ascii="Times New Roman" w:hAnsi="Times New Roman" w:cs="Times New Roman"/>
            <w:sz w:val="20"/>
            <w:szCs w:val="20"/>
          </w:rPr>
          <w:t>, may be more economical in the large sizes than static capacitors.</w:t>
        </w:r>
      </w:ins>
      <w:del w:id="85" w:author="Onkar" w:date="2016-12-12T12:15:00Z">
        <w:r w:rsidRPr="00B52321">
          <w:rPr>
            <w:rFonts w:ascii="Times New Roman" w:hAnsi="Times New Roman" w:cs="Times New Roman"/>
            <w:sz w:val="18"/>
            <w:szCs w:val="18"/>
          </w:rPr>
          <w:delText xml:space="preserve"> </w:delText>
        </w:r>
      </w:del>
    </w:p>
    <w:p w:rsidR="00C63A9B" w:rsidRPr="00BE00BE" w:rsidRDefault="00C63A9B" w:rsidP="00C63A9B">
      <w:pPr>
        <w:autoSpaceDE w:val="0"/>
        <w:autoSpaceDN w:val="0"/>
        <w:adjustRightInd w:val="0"/>
        <w:spacing w:after="0" w:line="240" w:lineRule="auto"/>
        <w:jc w:val="both"/>
        <w:rPr>
          <w:del w:id="86" w:author="ankit bhatia" w:date="2016-12-12T11:31:00Z"/>
          <w:rFonts w:ascii="Times New Roman" w:hAnsi="Times New Roman" w:cs="Times New Roman"/>
          <w:sz w:val="18"/>
          <w:szCs w:val="18"/>
        </w:rPr>
      </w:pPr>
      <w:ins w:id="87" w:author="ankit bhatia" w:date="2016-12-12T11:31:00Z">
        <w:r w:rsidRPr="007947C3">
          <w:rPr>
            <w:rFonts w:ascii="Times New Roman" w:hAnsi="Times New Roman" w:cs="Times New Roman"/>
            <w:sz w:val="20"/>
            <w:szCs w:val="20"/>
          </w:rPr>
          <w:t xml:space="preserve">With power electronic variable voltage variable frequency (VVVF) power supplies, synchronous motors, especially those with permanent magnet rotors, are widely used for variable speed drives. If </w:t>
        </w:r>
      </w:ins>
    </w:p>
    <w:p w:rsidR="00C63A9B" w:rsidRPr="00BE00BE" w:rsidRDefault="00C63A9B" w:rsidP="00C63A9B">
      <w:pPr>
        <w:autoSpaceDE w:val="0"/>
        <w:autoSpaceDN w:val="0"/>
        <w:adjustRightInd w:val="0"/>
        <w:spacing w:after="0" w:line="240" w:lineRule="auto"/>
        <w:jc w:val="both"/>
        <w:rPr>
          <w:ins w:id="88" w:author="aryan varma" w:date="2016-12-12T12:15:00Z"/>
          <w:rFonts w:ascii="Times New Roman" w:hAnsi="Times New Roman" w:cs="Times New Roman"/>
          <w:sz w:val="18"/>
          <w:szCs w:val="18"/>
        </w:rPr>
      </w:pPr>
    </w:p>
    <w:p w:rsidR="00C63A9B" w:rsidRPr="00BE00BE" w:rsidRDefault="002173C6" w:rsidP="008A762A">
      <w:pPr>
        <w:autoSpaceDE w:val="0"/>
        <w:autoSpaceDN w:val="0"/>
        <w:adjustRightInd w:val="0"/>
        <w:spacing w:after="0" w:line="240" w:lineRule="auto"/>
        <w:jc w:val="both"/>
        <w:outlineLvl w:val="0"/>
        <w:rPr>
          <w:del w:id="89" w:author="ankit bhatia" w:date="2016-12-12T11:31:00Z"/>
          <w:rFonts w:ascii="Times New Roman" w:hAnsi="Times New Roman" w:cs="Times New Roman"/>
          <w:sz w:val="18"/>
          <w:szCs w:val="18"/>
        </w:rPr>
        <w:pPrChange w:id="90" w:author="Onkar" w:date="2016-12-12T12:15:00Z">
          <w:pPr>
            <w:autoSpaceDE w:val="0"/>
            <w:autoSpaceDN w:val="0"/>
            <w:adjustRightInd w:val="0"/>
            <w:spacing w:after="0" w:line="240" w:lineRule="auto"/>
            <w:jc w:val="both"/>
          </w:pPr>
        </w:pPrChange>
      </w:pPr>
      <w:del w:id="91" w:author="ankit bhatia" w:date="2016-12-12T11:31:00Z">
        <w:r>
          <w:rPr>
            <w:rFonts w:ascii="Times New Roman" w:hAnsi="Times New Roman" w:cs="Times New Roman"/>
            <w:sz w:val="18"/>
            <w:szCs w:val="18"/>
          </w:rPr>
          <w:delText>CONSTRUCTION</w:delText>
        </w:r>
      </w:del>
    </w:p>
    <w:p w:rsidR="00C63A9B" w:rsidRPr="00BE00BE" w:rsidRDefault="00C63A9B" w:rsidP="00283FF7">
      <w:pPr>
        <w:autoSpaceDE w:val="0"/>
        <w:autoSpaceDN w:val="0"/>
        <w:adjustRightInd w:val="0"/>
        <w:spacing w:after="0" w:line="240" w:lineRule="auto"/>
        <w:jc w:val="both"/>
        <w:rPr>
          <w:del w:id="92" w:author="ankit bhatia" w:date="2016-12-12T11:31:00Z"/>
          <w:rFonts w:ascii="Times New Roman" w:hAnsi="Times New Roman" w:cs="Times New Roman"/>
          <w:sz w:val="18"/>
          <w:szCs w:val="18"/>
        </w:rPr>
      </w:pPr>
    </w:p>
    <w:p w:rsidR="00C63A9B" w:rsidRPr="007947C3" w:rsidRDefault="00EE1657" w:rsidP="00C63A9B">
      <w:pPr>
        <w:autoSpaceDE w:val="0"/>
        <w:autoSpaceDN w:val="0"/>
        <w:adjustRightInd w:val="0"/>
        <w:spacing w:after="0" w:line="240" w:lineRule="auto"/>
        <w:jc w:val="both"/>
        <w:rPr>
          <w:ins w:id="93" w:author="ankit bhatia" w:date="2016-12-12T11:31:00Z"/>
          <w:rFonts w:ascii="Times New Roman" w:hAnsi="Times New Roman" w:cs="Times New Roman"/>
          <w:sz w:val="20"/>
          <w:szCs w:val="20"/>
        </w:rPr>
      </w:pPr>
      <w:del w:id="94" w:author="ankit bhatia" w:date="2016-12-12T11:31:00Z">
        <w:r>
          <w:rPr>
            <w:rFonts w:ascii="Times New Roman" w:hAnsi="Times New Roman" w:cs="Times New Roman"/>
            <w:sz w:val="18"/>
            <w:szCs w:val="18"/>
          </w:rPr>
          <w:delText xml:space="preserve">Synchronous machines consists of two parts rotor and </w:delText>
        </w:r>
      </w:del>
      <w:proofErr w:type="gramStart"/>
      <w:r w:rsidRPr="00C40D1D">
        <w:rPr>
          <w:rFonts w:ascii="Times New Roman" w:hAnsi="Times New Roman"/>
          <w:sz w:val="20"/>
          <w:rPrChange w:id="95" w:author="ankit bhatia" w:date="2016-12-12T12:15:00Z">
            <w:rPr>
              <w:rFonts w:ascii="Times New Roman" w:hAnsi="Times New Roman" w:cs="Times New Roman"/>
              <w:sz w:val="18"/>
              <w:szCs w:val="18"/>
            </w:rPr>
          </w:rPrChange>
        </w:rPr>
        <w:t>the</w:t>
      </w:r>
      <w:proofErr w:type="gramEnd"/>
      <w:r w:rsidRPr="00C40D1D">
        <w:rPr>
          <w:rFonts w:ascii="Times New Roman" w:hAnsi="Times New Roman"/>
          <w:sz w:val="20"/>
          <w:rPrChange w:id="96" w:author="ankit bhatia" w:date="2016-12-12T12:15:00Z">
            <w:rPr>
              <w:rFonts w:ascii="Times New Roman" w:hAnsi="Times New Roman" w:cs="Times New Roman"/>
              <w:sz w:val="18"/>
              <w:szCs w:val="18"/>
            </w:rPr>
          </w:rPrChange>
        </w:rPr>
        <w:t xml:space="preserve"> stator</w:t>
      </w:r>
      <w:ins w:id="97" w:author="ankit bhatia" w:date="2016-12-12T11:31:00Z">
        <w:r w:rsidR="00C63A9B" w:rsidRPr="007947C3">
          <w:rPr>
            <w:rFonts w:ascii="Times New Roman" w:hAnsi="Times New Roman" w:cs="Times New Roman"/>
            <w:sz w:val="20"/>
            <w:szCs w:val="20"/>
          </w:rPr>
          <w:t xml:space="preserve"> excitation of a permanent magnet motor is controlled by</w:t>
        </w:r>
      </w:ins>
    </w:p>
    <w:p w:rsidR="00C63A9B" w:rsidRPr="007947C3" w:rsidRDefault="00C63A9B" w:rsidP="00C63A9B">
      <w:pPr>
        <w:autoSpaceDE w:val="0"/>
        <w:autoSpaceDN w:val="0"/>
        <w:adjustRightInd w:val="0"/>
        <w:spacing w:after="0" w:line="240" w:lineRule="auto"/>
        <w:jc w:val="both"/>
        <w:rPr>
          <w:ins w:id="98" w:author="ankit bhatia" w:date="2016-12-12T11:31:00Z"/>
          <w:rFonts w:ascii="Times New Roman" w:hAnsi="Times New Roman" w:cs="Times New Roman"/>
          <w:sz w:val="20"/>
          <w:szCs w:val="20"/>
        </w:rPr>
      </w:pPr>
      <w:proofErr w:type="gramStart"/>
      <w:ins w:id="99" w:author="ankit bhatia" w:date="2016-12-12T11:31:00Z">
        <w:r w:rsidRPr="007947C3">
          <w:rPr>
            <w:rFonts w:ascii="Times New Roman" w:hAnsi="Times New Roman" w:cs="Times New Roman"/>
            <w:sz w:val="20"/>
            <w:szCs w:val="20"/>
          </w:rPr>
          <w:t>its</w:t>
        </w:r>
        <w:proofErr w:type="gramEnd"/>
        <w:r w:rsidRPr="007947C3">
          <w:rPr>
            <w:rFonts w:ascii="Times New Roman" w:hAnsi="Times New Roman" w:cs="Times New Roman"/>
            <w:sz w:val="20"/>
            <w:szCs w:val="20"/>
          </w:rPr>
          <w:t xml:space="preserve"> rotor position such that</w:t>
        </w:r>
      </w:ins>
      <w:del w:id="100" w:author="ankit bhatia" w:date="2016-12-12T11:31:00Z">
        <w:r w:rsidR="00EE1657">
          <w:rPr>
            <w:rFonts w:ascii="Times New Roman" w:hAnsi="Times New Roman" w:cs="Times New Roman"/>
            <w:sz w:val="18"/>
            <w:szCs w:val="18"/>
          </w:rPr>
          <w:delText>.</w:delText>
        </w:r>
      </w:del>
      <w:ins w:id="101" w:author="aryan varma" w:date="2016-12-12T12:15:00Z">
        <w:r w:rsidR="00EE1657">
          <w:rPr>
            <w:rFonts w:ascii="Times New Roman" w:hAnsi="Times New Roman" w:cs="Times New Roman"/>
            <w:sz w:val="18"/>
            <w:szCs w:val="18"/>
          </w:rPr>
          <w:t>.</w:t>
        </w:r>
      </w:ins>
      <w:del w:id="102" w:author="ankit bhatia" w:date="2016-12-12T11:31:00Z">
        <w:r w:rsidR="00EE1657">
          <w:rPr>
            <w:rFonts w:ascii="Times New Roman" w:hAnsi="Times New Roman" w:cs="Times New Roman"/>
            <w:sz w:val="18"/>
            <w:szCs w:val="18"/>
          </w:rPr>
          <w:delText xml:space="preserve"> Moreover, these</w:delText>
        </w:r>
        <w:r w:rsidR="002173C6">
          <w:rPr>
            <w:rFonts w:ascii="Times New Roman" w:hAnsi="Times New Roman" w:cs="Times New Roman"/>
            <w:sz w:val="18"/>
            <w:szCs w:val="18"/>
          </w:rPr>
          <w:delText xml:space="preserve"> machines con</w:delText>
        </w:r>
        <w:r w:rsidR="00EE1657">
          <w:rPr>
            <w:rFonts w:ascii="Times New Roman" w:hAnsi="Times New Roman" w:cs="Times New Roman"/>
            <w:sz w:val="18"/>
            <w:szCs w:val="18"/>
          </w:rPr>
          <w:delText>sists of two types of windings i.e.</w:delText>
        </w:r>
      </w:del>
      <w:r w:rsidR="00EE1657" w:rsidRPr="00C40D1D">
        <w:rPr>
          <w:rFonts w:ascii="Times New Roman" w:hAnsi="Times New Roman"/>
          <w:sz w:val="20"/>
          <w:rPrChange w:id="103" w:author="ankit bhatia" w:date="2016-12-12T12:15:00Z">
            <w:rPr>
              <w:rFonts w:ascii="Times New Roman" w:hAnsi="Times New Roman" w:cs="Times New Roman"/>
              <w:sz w:val="18"/>
              <w:szCs w:val="18"/>
            </w:rPr>
          </w:rPrChange>
        </w:rPr>
        <w:t xml:space="preserve"> </w:t>
      </w:r>
      <w:proofErr w:type="gramStart"/>
      <w:r w:rsidR="00EE1657" w:rsidRPr="00C40D1D">
        <w:rPr>
          <w:rFonts w:ascii="Times New Roman" w:hAnsi="Times New Roman"/>
          <w:sz w:val="20"/>
          <w:rPrChange w:id="104" w:author="ankit bhatia" w:date="2016-12-12T12:15:00Z">
            <w:rPr>
              <w:rFonts w:ascii="Times New Roman" w:hAnsi="Times New Roman" w:cs="Times New Roman"/>
              <w:sz w:val="18"/>
              <w:szCs w:val="18"/>
            </w:rPr>
          </w:rPrChange>
        </w:rPr>
        <w:t>t</w:t>
      </w:r>
      <w:r w:rsidR="002173C6" w:rsidRPr="00C40D1D">
        <w:rPr>
          <w:rFonts w:ascii="Times New Roman" w:hAnsi="Times New Roman"/>
          <w:sz w:val="20"/>
          <w:rPrChange w:id="105" w:author="ankit bhatia" w:date="2016-12-12T12:15:00Z">
            <w:rPr>
              <w:rFonts w:ascii="Times New Roman" w:hAnsi="Times New Roman" w:cs="Times New Roman"/>
              <w:sz w:val="18"/>
              <w:szCs w:val="18"/>
            </w:rPr>
          </w:rPrChange>
        </w:rPr>
        <w:t>he</w:t>
      </w:r>
      <w:proofErr w:type="gramEnd"/>
      <w:r w:rsidR="002173C6" w:rsidRPr="00C40D1D">
        <w:rPr>
          <w:rFonts w:ascii="Times New Roman" w:hAnsi="Times New Roman"/>
          <w:sz w:val="20"/>
          <w:rPrChange w:id="106" w:author="ankit bhatia" w:date="2016-12-12T12:15:00Z">
            <w:rPr>
              <w:rFonts w:ascii="Times New Roman" w:hAnsi="Times New Roman" w:cs="Times New Roman"/>
              <w:sz w:val="18"/>
              <w:szCs w:val="18"/>
            </w:rPr>
          </w:rPrChange>
        </w:rPr>
        <w:t xml:space="preserve"> </w:t>
      </w:r>
      <w:ins w:id="107" w:author="ankit bhatia" w:date="2016-12-12T11:31:00Z">
        <w:r w:rsidRPr="007947C3">
          <w:rPr>
            <w:rFonts w:ascii="Times New Roman" w:hAnsi="Times New Roman" w:cs="Times New Roman"/>
            <w:sz w:val="20"/>
            <w:szCs w:val="20"/>
          </w:rPr>
          <w:t xml:space="preserve">stator </w:t>
        </w:r>
      </w:ins>
      <w:del w:id="108" w:author="ankit bhatia" w:date="2016-12-12T11:31:00Z">
        <w:r w:rsidR="002173C6">
          <w:rPr>
            <w:rFonts w:ascii="Times New Roman" w:hAnsi="Times New Roman" w:cs="Times New Roman"/>
            <w:sz w:val="18"/>
            <w:szCs w:val="18"/>
          </w:rPr>
          <w:delText xml:space="preserve">armature and the </w:delText>
        </w:r>
      </w:del>
      <w:r w:rsidR="002173C6" w:rsidRPr="00C40D1D">
        <w:rPr>
          <w:rFonts w:ascii="Times New Roman" w:hAnsi="Times New Roman"/>
          <w:sz w:val="20"/>
          <w:rPrChange w:id="109" w:author="ankit bhatia" w:date="2016-12-12T12:15:00Z">
            <w:rPr>
              <w:rFonts w:ascii="Times New Roman" w:hAnsi="Times New Roman" w:cs="Times New Roman"/>
              <w:sz w:val="18"/>
              <w:szCs w:val="18"/>
            </w:rPr>
          </w:rPrChange>
        </w:rPr>
        <w:t xml:space="preserve">field </w:t>
      </w:r>
      <w:ins w:id="110" w:author="ankit bhatia" w:date="2016-12-12T11:31:00Z">
        <w:r w:rsidRPr="007947C3">
          <w:rPr>
            <w:rFonts w:ascii="Times New Roman" w:hAnsi="Times New Roman" w:cs="Times New Roman"/>
            <w:sz w:val="20"/>
            <w:szCs w:val="20"/>
          </w:rPr>
          <w:t>is always 90o (</w:t>
        </w:r>
        <w:r w:rsidRPr="007947C3">
          <w:rPr>
            <w:rFonts w:ascii="Times New Roman" w:hAnsi="Times New Roman" w:cs="Times New Roman"/>
            <w:b/>
            <w:bCs/>
            <w:i/>
            <w:iCs/>
            <w:sz w:val="20"/>
            <w:szCs w:val="20"/>
          </w:rPr>
          <w:t>electrical</w:t>
        </w:r>
        <w:r w:rsidRPr="007947C3">
          <w:rPr>
            <w:rFonts w:ascii="Times New Roman" w:hAnsi="Times New Roman" w:cs="Times New Roman"/>
            <w:sz w:val="20"/>
            <w:szCs w:val="20"/>
          </w:rPr>
          <w:t>) ahead of the rotor, the motor performance can be very close to the conventional brushed dc motors, which is very much favored for variable speed drives.</w:t>
        </w:r>
      </w:ins>
      <w:del w:id="111" w:author="ankit bhatia" w:date="2016-12-12T11:31:00Z">
        <w:r w:rsidR="002173C6">
          <w:rPr>
            <w:rFonts w:ascii="Times New Roman" w:hAnsi="Times New Roman" w:cs="Times New Roman"/>
            <w:sz w:val="18"/>
            <w:szCs w:val="18"/>
          </w:rPr>
          <w:delText>windings.</w:delText>
        </w:r>
      </w:del>
      <w:r w:rsidR="002173C6" w:rsidRPr="00C40D1D">
        <w:rPr>
          <w:rFonts w:ascii="Times New Roman" w:hAnsi="Times New Roman"/>
          <w:sz w:val="20"/>
          <w:rPrChange w:id="112" w:author="ankit bhatia" w:date="2016-12-12T12:15:00Z">
            <w:rPr>
              <w:rFonts w:ascii="Times New Roman" w:hAnsi="Times New Roman" w:cs="Times New Roman"/>
              <w:sz w:val="18"/>
              <w:szCs w:val="18"/>
            </w:rPr>
          </w:rPrChange>
        </w:rPr>
        <w:t xml:space="preserve"> </w:t>
      </w:r>
      <w:r w:rsidRPr="00C40D1D">
        <w:rPr>
          <w:rFonts w:ascii="Times New Roman" w:hAnsi="Times New Roman"/>
          <w:sz w:val="20"/>
          <w:rPrChange w:id="113" w:author="ankit bhatia" w:date="2016-12-12T12:15:00Z">
            <w:rPr>
              <w:rFonts w:ascii="Times New Roman" w:hAnsi="Times New Roman" w:cs="Times New Roman"/>
              <w:sz w:val="18"/>
              <w:szCs w:val="18"/>
            </w:rPr>
          </w:rPrChange>
        </w:rPr>
        <w:t xml:space="preserve">The </w:t>
      </w:r>
      <w:ins w:id="114" w:author="ankit bhatia" w:date="2016-12-12T11:31:00Z">
        <w:r w:rsidRPr="007947C3">
          <w:rPr>
            <w:rFonts w:ascii="Times New Roman" w:hAnsi="Times New Roman" w:cs="Times New Roman"/>
            <w:sz w:val="20"/>
            <w:szCs w:val="20"/>
          </w:rPr>
          <w:t xml:space="preserve">rotor position can be either detected by using rotor position sensors or deduced from the induced </w:t>
        </w:r>
        <w:proofErr w:type="spellStart"/>
        <w:r w:rsidRPr="007947C3">
          <w:rPr>
            <w:rFonts w:ascii="Times New Roman" w:hAnsi="Times New Roman" w:cs="Times New Roman"/>
            <w:i/>
            <w:iCs/>
            <w:sz w:val="20"/>
            <w:szCs w:val="20"/>
          </w:rPr>
          <w:t>emf</w:t>
        </w:r>
        <w:r w:rsidRPr="007947C3">
          <w:rPr>
            <w:rFonts w:ascii="Times New Roman" w:hAnsi="Times New Roman" w:cs="Times New Roman"/>
            <w:sz w:val="20"/>
            <w:szCs w:val="20"/>
          </w:rPr>
          <w:t>in</w:t>
        </w:r>
        <w:proofErr w:type="spellEnd"/>
        <w:r w:rsidRPr="007947C3">
          <w:rPr>
            <w:rFonts w:ascii="Times New Roman" w:hAnsi="Times New Roman" w:cs="Times New Roman"/>
            <w:sz w:val="20"/>
            <w:szCs w:val="20"/>
          </w:rPr>
          <w:t xml:space="preserve"> the stator windings. Since </w:t>
        </w:r>
        <w:proofErr w:type="gramStart"/>
        <w:r w:rsidRPr="007947C3">
          <w:rPr>
            <w:rFonts w:ascii="Times New Roman" w:hAnsi="Times New Roman" w:cs="Times New Roman"/>
            <w:sz w:val="20"/>
            <w:szCs w:val="20"/>
          </w:rPr>
          <w:t>this type of motors do</w:t>
        </w:r>
        <w:proofErr w:type="gramEnd"/>
        <w:r w:rsidRPr="007947C3">
          <w:rPr>
            <w:rFonts w:ascii="Times New Roman" w:hAnsi="Times New Roman" w:cs="Times New Roman"/>
            <w:sz w:val="20"/>
            <w:szCs w:val="20"/>
          </w:rPr>
          <w:t xml:space="preserve"> not need brushes, they are known as brushless dc motors.</w:t>
        </w:r>
      </w:ins>
    </w:p>
    <w:p w:rsidR="00C63A9B" w:rsidRDefault="00C63A9B" w:rsidP="00C63A9B">
      <w:pPr>
        <w:autoSpaceDE w:val="0"/>
        <w:autoSpaceDN w:val="0"/>
        <w:adjustRightInd w:val="0"/>
        <w:spacing w:after="0" w:line="240" w:lineRule="auto"/>
        <w:jc w:val="both"/>
        <w:rPr>
          <w:ins w:id="115" w:author="ankit bhatia" w:date="2016-12-12T11:31:00Z"/>
          <w:rFonts w:ascii="Times New Roman" w:hAnsi="Times New Roman" w:cs="Times New Roman"/>
          <w:sz w:val="16"/>
          <w:szCs w:val="16"/>
        </w:rPr>
      </w:pPr>
    </w:p>
    <w:p w:rsidR="00C63A9B" w:rsidRPr="00283FF7" w:rsidRDefault="00C63A9B" w:rsidP="00C63A9B">
      <w:pPr>
        <w:autoSpaceDE w:val="0"/>
        <w:autoSpaceDN w:val="0"/>
        <w:adjustRightInd w:val="0"/>
        <w:spacing w:after="0" w:line="240" w:lineRule="auto"/>
        <w:rPr>
          <w:ins w:id="116" w:author="ankit bhatia" w:date="2016-12-12T11:31:00Z"/>
          <w:rFonts w:ascii="Times New Roman" w:hAnsi="Times New Roman" w:cs="Times New Roman"/>
          <w:bCs/>
          <w:sz w:val="20"/>
          <w:szCs w:val="20"/>
        </w:rPr>
      </w:pPr>
      <w:ins w:id="117" w:author="ankit bhatia" w:date="2016-12-12T11:31:00Z">
        <w:r w:rsidRPr="00283FF7">
          <w:rPr>
            <w:rFonts w:ascii="Times New Roman" w:hAnsi="Times New Roman" w:cs="Times New Roman"/>
            <w:bCs/>
            <w:sz w:val="20"/>
            <w:szCs w:val="20"/>
          </w:rPr>
          <w:t xml:space="preserve">MACHINE STRUCTURE </w:t>
        </w:r>
      </w:ins>
    </w:p>
    <w:p w:rsidR="00C63A9B" w:rsidRPr="00283FF7" w:rsidRDefault="00C63A9B" w:rsidP="00283FF7">
      <w:pPr>
        <w:autoSpaceDE w:val="0"/>
        <w:autoSpaceDN w:val="0"/>
        <w:adjustRightInd w:val="0"/>
        <w:spacing w:after="0" w:line="240" w:lineRule="auto"/>
        <w:jc w:val="both"/>
        <w:rPr>
          <w:ins w:id="118" w:author="ankit bhatia" w:date="2016-12-12T11:31:00Z"/>
          <w:rFonts w:ascii="Times New Roman" w:hAnsi="Times New Roman" w:cs="Times New Roman"/>
          <w:iCs/>
          <w:sz w:val="20"/>
          <w:szCs w:val="20"/>
        </w:rPr>
      </w:pPr>
    </w:p>
    <w:p w:rsidR="00C63A9B" w:rsidRDefault="00C63A9B" w:rsidP="00283FF7">
      <w:pPr>
        <w:autoSpaceDE w:val="0"/>
        <w:autoSpaceDN w:val="0"/>
        <w:adjustRightInd w:val="0"/>
        <w:spacing w:after="0" w:line="240" w:lineRule="auto"/>
        <w:jc w:val="both"/>
        <w:rPr>
          <w:ins w:id="119" w:author="ankit bhatia" w:date="2016-12-12T11:31:00Z"/>
          <w:rFonts w:ascii="Times New Roman" w:hAnsi="Times New Roman" w:cs="Times New Roman"/>
          <w:sz w:val="20"/>
          <w:szCs w:val="20"/>
        </w:rPr>
      </w:pPr>
      <w:ins w:id="120" w:author="ankit bhatia" w:date="2016-12-12T11:31:00Z">
        <w:r>
          <w:rPr>
            <w:rFonts w:ascii="Times New Roman" w:hAnsi="Times New Roman" w:cs="Times New Roman"/>
            <w:sz w:val="20"/>
            <w:szCs w:val="20"/>
          </w:rPr>
          <w:t xml:space="preserve">The </w:t>
        </w:r>
      </w:ins>
      <w:r w:rsidRPr="00C40D1D">
        <w:rPr>
          <w:rFonts w:ascii="Times New Roman" w:hAnsi="Times New Roman"/>
          <w:sz w:val="20"/>
          <w:rPrChange w:id="121" w:author="ankit bhatia" w:date="2016-12-12T12:15:00Z">
            <w:rPr>
              <w:rFonts w:ascii="Times New Roman" w:hAnsi="Times New Roman" w:cs="Times New Roman"/>
              <w:sz w:val="18"/>
              <w:szCs w:val="18"/>
            </w:rPr>
          </w:rPrChange>
        </w:rPr>
        <w:t xml:space="preserve">armature winding </w:t>
      </w:r>
      <w:ins w:id="122" w:author="ankit bhatia" w:date="2016-12-12T11:31:00Z">
        <w:r>
          <w:rPr>
            <w:rFonts w:ascii="Times New Roman" w:hAnsi="Times New Roman" w:cs="Times New Roman"/>
            <w:sz w:val="20"/>
            <w:szCs w:val="20"/>
          </w:rPr>
          <w:t xml:space="preserve">of a conventional synchronous </w:t>
        </w:r>
        <w:r w:rsidR="00283FF7">
          <w:rPr>
            <w:rFonts w:ascii="Times New Roman" w:hAnsi="Times New Roman" w:cs="Times New Roman"/>
            <w:sz w:val="20"/>
            <w:szCs w:val="20"/>
          </w:rPr>
          <w:t xml:space="preserve">machine is almost invariably on </w:t>
        </w:r>
        <w:r>
          <w:rPr>
            <w:rFonts w:ascii="Times New Roman" w:hAnsi="Times New Roman" w:cs="Times New Roman"/>
            <w:sz w:val="20"/>
            <w:szCs w:val="20"/>
          </w:rPr>
          <w:t xml:space="preserve">the stator and is usually </w:t>
        </w:r>
      </w:ins>
      <w:del w:id="123" w:author="ankit bhatia" w:date="2016-12-12T11:31:00Z">
        <w:r w:rsidR="002173C6">
          <w:rPr>
            <w:rFonts w:ascii="Times New Roman" w:hAnsi="Times New Roman" w:cs="Times New Roman"/>
            <w:sz w:val="18"/>
            <w:szCs w:val="18"/>
          </w:rPr>
          <w:delText xml:space="preserve">is </w:delText>
        </w:r>
      </w:del>
      <w:r w:rsidR="002173C6" w:rsidRPr="00C40D1D">
        <w:rPr>
          <w:rFonts w:ascii="Times New Roman" w:hAnsi="Times New Roman"/>
          <w:sz w:val="20"/>
          <w:rPrChange w:id="124" w:author="ankit bhatia" w:date="2016-12-12T12:15:00Z">
            <w:rPr>
              <w:rFonts w:ascii="Times New Roman" w:hAnsi="Times New Roman" w:cs="Times New Roman"/>
              <w:sz w:val="18"/>
              <w:szCs w:val="18"/>
            </w:rPr>
          </w:rPrChange>
        </w:rPr>
        <w:t>a three phase winding</w:t>
      </w:r>
      <w:ins w:id="125" w:author="ankit bhatia" w:date="2016-12-12T11:31:00Z">
        <w:r>
          <w:rPr>
            <w:rFonts w:ascii="Times New Roman" w:hAnsi="Times New Roman" w:cs="Times New Roman"/>
            <w:sz w:val="20"/>
            <w:szCs w:val="20"/>
          </w:rPr>
          <w:t xml:space="preserve">. The </w:t>
        </w:r>
      </w:ins>
      <w:del w:id="126" w:author="ankit bhatia" w:date="2016-12-12T11:31:00Z">
        <w:r w:rsidR="002173C6">
          <w:rPr>
            <w:rFonts w:ascii="Times New Roman" w:hAnsi="Times New Roman" w:cs="Times New Roman"/>
            <w:sz w:val="18"/>
            <w:szCs w:val="18"/>
          </w:rPr>
          <w:delText xml:space="preserve"> and is located on the stator, whereas the </w:delText>
        </w:r>
      </w:del>
      <w:r w:rsidR="002173C6" w:rsidRPr="00C40D1D">
        <w:rPr>
          <w:rFonts w:ascii="Times New Roman" w:hAnsi="Times New Roman"/>
          <w:sz w:val="20"/>
          <w:rPrChange w:id="127" w:author="ankit bhatia" w:date="2016-12-12T12:15:00Z">
            <w:rPr>
              <w:rFonts w:ascii="Times New Roman" w:hAnsi="Times New Roman" w:cs="Times New Roman"/>
              <w:sz w:val="18"/>
              <w:szCs w:val="18"/>
            </w:rPr>
          </w:rPrChange>
        </w:rPr>
        <w:t>field winding</w:t>
      </w:r>
      <w:ins w:id="128" w:author="ankit bhatia" w:date="2016-12-12T11:31:00Z">
        <w:r w:rsidR="00283FF7">
          <w:rPr>
            <w:rFonts w:ascii="Times New Roman" w:hAnsi="Times New Roman" w:cs="Times New Roman"/>
            <w:sz w:val="20"/>
            <w:szCs w:val="20"/>
          </w:rPr>
          <w:t xml:space="preserve"> is usually </w:t>
        </w:r>
      </w:ins>
      <w:del w:id="129" w:author="ankit bhatia" w:date="2016-12-12T11:31:00Z">
        <w:r w:rsidR="002173C6">
          <w:rPr>
            <w:rFonts w:ascii="Times New Roman" w:hAnsi="Times New Roman" w:cs="Times New Roman"/>
            <w:sz w:val="18"/>
            <w:szCs w:val="18"/>
          </w:rPr>
          <w:delText xml:space="preserve">s are </w:delText>
        </w:r>
      </w:del>
      <w:r w:rsidR="002173C6" w:rsidRPr="00C40D1D">
        <w:rPr>
          <w:rFonts w:ascii="Times New Roman" w:hAnsi="Times New Roman"/>
          <w:sz w:val="20"/>
          <w:rPrChange w:id="130" w:author="ankit bhatia" w:date="2016-12-12T12:15:00Z">
            <w:rPr>
              <w:rFonts w:ascii="Times New Roman" w:hAnsi="Times New Roman" w:cs="Times New Roman"/>
              <w:sz w:val="18"/>
              <w:szCs w:val="18"/>
            </w:rPr>
          </w:rPrChange>
        </w:rPr>
        <w:t xml:space="preserve">on the rotor and </w:t>
      </w:r>
      <w:del w:id="131" w:author="ankit bhatia" w:date="2016-12-12T11:31:00Z">
        <w:r w:rsidR="002173C6">
          <w:rPr>
            <w:rFonts w:ascii="Times New Roman" w:hAnsi="Times New Roman" w:cs="Times New Roman"/>
            <w:sz w:val="18"/>
            <w:szCs w:val="18"/>
          </w:rPr>
          <w:delText xml:space="preserve">is </w:delText>
        </w:r>
      </w:del>
      <w:r w:rsidR="002173C6" w:rsidRPr="00C40D1D">
        <w:rPr>
          <w:rFonts w:ascii="Times New Roman" w:hAnsi="Times New Roman"/>
          <w:sz w:val="20"/>
          <w:rPrChange w:id="132" w:author="ankit bhatia" w:date="2016-12-12T12:15:00Z">
            <w:rPr>
              <w:rFonts w:ascii="Times New Roman" w:hAnsi="Times New Roman" w:cs="Times New Roman"/>
              <w:sz w:val="18"/>
              <w:szCs w:val="18"/>
            </w:rPr>
          </w:rPrChange>
        </w:rPr>
        <w:t xml:space="preserve">excited </w:t>
      </w:r>
      <w:del w:id="133" w:author="ankit bhatia" w:date="2016-12-12T11:31:00Z">
        <w:r w:rsidR="002173C6">
          <w:rPr>
            <w:rFonts w:ascii="Times New Roman" w:hAnsi="Times New Roman" w:cs="Times New Roman"/>
            <w:sz w:val="18"/>
            <w:szCs w:val="18"/>
          </w:rPr>
          <w:delText xml:space="preserve">either </w:delText>
        </w:r>
      </w:del>
      <w:r w:rsidR="002173C6" w:rsidRPr="00C40D1D">
        <w:rPr>
          <w:rFonts w:ascii="Times New Roman" w:hAnsi="Times New Roman"/>
          <w:sz w:val="20"/>
          <w:rPrChange w:id="134" w:author="ankit bhatia" w:date="2016-12-12T12:15:00Z">
            <w:rPr>
              <w:rFonts w:ascii="Times New Roman" w:hAnsi="Times New Roman" w:cs="Times New Roman"/>
              <w:sz w:val="18"/>
              <w:szCs w:val="18"/>
            </w:rPr>
          </w:rPrChange>
        </w:rPr>
        <w:t xml:space="preserve">by dc </w:t>
      </w:r>
      <w:ins w:id="135" w:author="ankit bhatia" w:date="2016-12-12T11:31:00Z">
        <w:r>
          <w:rPr>
            <w:rFonts w:ascii="Times New Roman" w:hAnsi="Times New Roman" w:cs="Times New Roman"/>
            <w:sz w:val="20"/>
            <w:szCs w:val="20"/>
          </w:rPr>
          <w:t>current,</w:t>
        </w:r>
      </w:ins>
      <w:del w:id="136" w:author="ankit bhatia" w:date="2016-12-12T11:31:00Z">
        <w:r w:rsidR="002173C6">
          <w:rPr>
            <w:rFonts w:ascii="Times New Roman" w:hAnsi="Times New Roman" w:cs="Times New Roman"/>
            <w:sz w:val="18"/>
            <w:szCs w:val="18"/>
          </w:rPr>
          <w:delText>currents</w:delText>
        </w:r>
      </w:del>
      <w:r w:rsidR="002173C6" w:rsidRPr="00C40D1D">
        <w:rPr>
          <w:rFonts w:ascii="Times New Roman" w:hAnsi="Times New Roman"/>
          <w:sz w:val="20"/>
          <w:rPrChange w:id="137" w:author="ankit bhatia" w:date="2016-12-12T12:15:00Z">
            <w:rPr>
              <w:rFonts w:ascii="Times New Roman" w:hAnsi="Times New Roman" w:cs="Times New Roman"/>
              <w:sz w:val="18"/>
              <w:szCs w:val="18"/>
            </w:rPr>
          </w:rPrChange>
        </w:rPr>
        <w:t xml:space="preserve"> or permanent magnets. </w:t>
      </w:r>
      <w:r w:rsidRPr="00C40D1D">
        <w:rPr>
          <w:rFonts w:ascii="Times New Roman" w:hAnsi="Times New Roman"/>
          <w:sz w:val="20"/>
          <w:rPrChange w:id="138" w:author="ankit bhatia" w:date="2016-12-12T12:15:00Z">
            <w:rPr>
              <w:rFonts w:ascii="Times New Roman" w:hAnsi="Times New Roman" w:cs="Times New Roman"/>
              <w:sz w:val="18"/>
              <w:szCs w:val="18"/>
            </w:rPr>
          </w:rPrChange>
        </w:rPr>
        <w:t>T</w:t>
      </w:r>
      <w:r w:rsidR="002173C6" w:rsidRPr="00C40D1D">
        <w:rPr>
          <w:rFonts w:ascii="Times New Roman" w:hAnsi="Times New Roman"/>
          <w:sz w:val="20"/>
          <w:rPrChange w:id="139" w:author="ankit bhatia" w:date="2016-12-12T12:15:00Z">
            <w:rPr>
              <w:rFonts w:ascii="Times New Roman" w:hAnsi="Times New Roman" w:cs="Times New Roman"/>
              <w:sz w:val="18"/>
              <w:szCs w:val="18"/>
            </w:rPr>
          </w:rPrChange>
        </w:rPr>
        <w:t>he dc power supply required for</w:t>
      </w:r>
    </w:p>
    <w:p w:rsidR="00C63A9B" w:rsidRPr="00BE00BE" w:rsidRDefault="002173C6" w:rsidP="00283FF7">
      <w:pPr>
        <w:autoSpaceDE w:val="0"/>
        <w:autoSpaceDN w:val="0"/>
        <w:adjustRightInd w:val="0"/>
        <w:spacing w:after="0" w:line="240" w:lineRule="auto"/>
        <w:jc w:val="both"/>
        <w:rPr>
          <w:rFonts w:ascii="Times New Roman" w:hAnsi="Times New Roman"/>
          <w:sz w:val="18"/>
          <w:rPrChange w:id="140" w:author="aryan varma" w:date="2016-12-12T12:15:00Z">
            <w:rPr>
              <w:rFonts w:ascii="Times New Roman" w:hAnsi="Times New Roman"/>
              <w:sz w:val="20"/>
            </w:rPr>
          </w:rPrChange>
        </w:rPr>
      </w:pPr>
      <w:commentRangeStart w:id="141"/>
      <w:del w:id="142" w:author="ankit bhatia" w:date="2016-12-12T11:31:00Z">
        <w:r>
          <w:rPr>
            <w:rFonts w:ascii="Times New Roman" w:hAnsi="Times New Roman" w:cs="Times New Roman"/>
            <w:sz w:val="18"/>
            <w:szCs w:val="18"/>
          </w:rPr>
          <w:delText xml:space="preserve"> </w:delText>
        </w:r>
      </w:del>
      <w:r w:rsidR="00C63A9B" w:rsidRPr="00C40D1D">
        <w:rPr>
          <w:rFonts w:ascii="Times New Roman" w:hAnsi="Times New Roman"/>
          <w:sz w:val="20"/>
          <w:rPrChange w:id="143" w:author="ankit bhatia" w:date="2016-12-12T12:15:00Z">
            <w:rPr>
              <w:rFonts w:ascii="Times New Roman" w:hAnsi="Times New Roman" w:cs="Times New Roman"/>
              <w:sz w:val="18"/>
              <w:szCs w:val="18"/>
            </w:rPr>
          </w:rPrChange>
        </w:rPr>
        <w:t>excitation usually is supplied through a dc generator k</w:t>
      </w:r>
      <w:r w:rsidR="00283FF7" w:rsidRPr="00C40D1D">
        <w:rPr>
          <w:rFonts w:ascii="Times New Roman" w:hAnsi="Times New Roman"/>
          <w:sz w:val="20"/>
          <w:rPrChange w:id="144" w:author="ankit bhatia" w:date="2016-12-12T12:15:00Z">
            <w:rPr>
              <w:rFonts w:ascii="Times New Roman" w:hAnsi="Times New Roman" w:cs="Times New Roman"/>
              <w:sz w:val="18"/>
              <w:szCs w:val="18"/>
            </w:rPr>
          </w:rPrChange>
        </w:rPr>
        <w:t xml:space="preserve">nown as exciter, which is often </w:t>
      </w:r>
      <w:r w:rsidR="00C63A9B" w:rsidRPr="00C40D1D">
        <w:rPr>
          <w:rFonts w:ascii="Times New Roman" w:hAnsi="Times New Roman"/>
          <w:sz w:val="20"/>
          <w:rPrChange w:id="145" w:author="ankit bhatia" w:date="2016-12-12T12:15:00Z">
            <w:rPr>
              <w:rFonts w:ascii="Times New Roman" w:hAnsi="Times New Roman" w:cs="Times New Roman"/>
              <w:sz w:val="18"/>
              <w:szCs w:val="18"/>
            </w:rPr>
          </w:rPrChange>
        </w:rPr>
        <w:t>mounted on the same shaft as the synchronous machine. V</w:t>
      </w:r>
      <w:r w:rsidR="00283FF7" w:rsidRPr="00C40D1D">
        <w:rPr>
          <w:rFonts w:ascii="Times New Roman" w:hAnsi="Times New Roman"/>
          <w:sz w:val="20"/>
          <w:rPrChange w:id="146" w:author="ankit bhatia" w:date="2016-12-12T12:15:00Z">
            <w:rPr>
              <w:rFonts w:ascii="Times New Roman" w:hAnsi="Times New Roman" w:cs="Times New Roman"/>
              <w:sz w:val="18"/>
              <w:szCs w:val="18"/>
            </w:rPr>
          </w:rPrChange>
        </w:rPr>
        <w:t xml:space="preserve">arious excitation systems using </w:t>
      </w:r>
      <w:r w:rsidR="00C63A9B" w:rsidRPr="00C40D1D">
        <w:rPr>
          <w:rFonts w:ascii="Times New Roman" w:hAnsi="Times New Roman"/>
          <w:sz w:val="20"/>
          <w:rPrChange w:id="147" w:author="ankit bhatia" w:date="2016-12-12T12:15:00Z">
            <w:rPr>
              <w:rFonts w:ascii="Times New Roman" w:hAnsi="Times New Roman" w:cs="Times New Roman"/>
              <w:sz w:val="18"/>
              <w:szCs w:val="18"/>
            </w:rPr>
          </w:rPrChange>
        </w:rPr>
        <w:t>ac exciter and solid state rectifiers are used with large turbine generators.</w:t>
      </w:r>
    </w:p>
    <w:p w:rsidR="00C63A9B" w:rsidRPr="00BE00BE" w:rsidRDefault="00C63A9B" w:rsidP="00283FF7">
      <w:pPr>
        <w:autoSpaceDE w:val="0"/>
        <w:autoSpaceDN w:val="0"/>
        <w:adjustRightInd w:val="0"/>
        <w:spacing w:after="0" w:line="240" w:lineRule="auto"/>
        <w:jc w:val="both"/>
        <w:rPr>
          <w:rFonts w:ascii="Times New Roman" w:hAnsi="Times New Roman"/>
          <w:sz w:val="18"/>
          <w:rPrChange w:id="148" w:author="aryan varma" w:date="2016-12-12T12:15:00Z">
            <w:rPr>
              <w:rFonts w:ascii="Times New Roman" w:hAnsi="Times New Roman"/>
              <w:sz w:val="20"/>
            </w:rPr>
          </w:rPrChange>
        </w:rPr>
      </w:pPr>
      <w:r w:rsidRPr="00C40D1D">
        <w:rPr>
          <w:rFonts w:ascii="Times New Roman" w:hAnsi="Times New Roman"/>
          <w:sz w:val="20"/>
          <w:rPrChange w:id="149" w:author="ankit bhatia" w:date="2016-12-12T12:15:00Z">
            <w:rPr>
              <w:rFonts w:ascii="Times New Roman" w:hAnsi="Times New Roman" w:cs="Times New Roman"/>
              <w:sz w:val="18"/>
              <w:szCs w:val="18"/>
            </w:rPr>
          </w:rPrChange>
        </w:rPr>
        <w:t>There are two types of rotor structures: round or cylindric</w:t>
      </w:r>
      <w:r w:rsidR="00283FF7" w:rsidRPr="00C40D1D">
        <w:rPr>
          <w:rFonts w:ascii="Times New Roman" w:hAnsi="Times New Roman"/>
          <w:sz w:val="20"/>
          <w:rPrChange w:id="150" w:author="ankit bhatia" w:date="2016-12-12T12:15:00Z">
            <w:rPr>
              <w:rFonts w:ascii="Times New Roman" w:hAnsi="Times New Roman" w:cs="Times New Roman"/>
              <w:sz w:val="18"/>
              <w:szCs w:val="18"/>
            </w:rPr>
          </w:rPrChange>
        </w:rPr>
        <w:t>al rotor and salient pole rotor.</w:t>
      </w:r>
      <w:del w:id="151" w:author="ankit bhatia" w:date="2016-12-12T11:31:00Z">
        <w:r w:rsidRPr="00BE00BE">
          <w:rPr>
            <w:rFonts w:ascii="Times New Roman" w:hAnsi="Times New Roman" w:cs="Times New Roman"/>
            <w:sz w:val="18"/>
            <w:szCs w:val="18"/>
          </w:rPr>
          <w:delText xml:space="preserve"> </w:delText>
        </w:r>
      </w:del>
      <w:r w:rsidRPr="00C40D1D">
        <w:rPr>
          <w:rFonts w:ascii="Times New Roman" w:hAnsi="Times New Roman"/>
          <w:sz w:val="20"/>
          <w:rPrChange w:id="152" w:author="ankit bhatia" w:date="2016-12-12T12:15:00Z">
            <w:rPr>
              <w:rFonts w:ascii="Times New Roman" w:hAnsi="Times New Roman" w:cs="Times New Roman"/>
              <w:sz w:val="18"/>
              <w:szCs w:val="18"/>
            </w:rPr>
          </w:rPrChange>
        </w:rPr>
        <w:t>Generally, round rotor structure is usedfor high speed synchronous machines, such as steam turbine generators, while salient polestructure is used for low speed applications, such as hydroelectric generators</w:t>
      </w:r>
      <w:commentRangeEnd w:id="141"/>
      <w:r w:rsidR="007F4603">
        <w:rPr>
          <w:rStyle w:val="CommentReference"/>
        </w:rPr>
        <w:commentReference w:id="141"/>
      </w:r>
    </w:p>
    <w:p w:rsidR="00AE40A5" w:rsidRPr="00C40D1D" w:rsidRDefault="00AE40A5" w:rsidP="00C40D1D">
      <w:pPr>
        <w:autoSpaceDE w:val="0"/>
        <w:autoSpaceDN w:val="0"/>
        <w:adjustRightInd w:val="0"/>
        <w:spacing w:after="0" w:line="240" w:lineRule="auto"/>
        <w:jc w:val="both"/>
        <w:rPr>
          <w:rFonts w:ascii="Times New Roman" w:hAnsi="Times New Roman"/>
          <w:b/>
          <w:i/>
          <w:sz w:val="20"/>
          <w:rPrChange w:id="153" w:author="ankit bhatia" w:date="2016-12-12T12:15:00Z">
            <w:rPr/>
          </w:rPrChange>
        </w:rPr>
        <w:pPrChange w:id="154" w:author="ankit bhatia" w:date="2016-12-12T12:15:00Z">
          <w:pPr/>
        </w:pPrChange>
      </w:pPr>
    </w:p>
    <w:p w:rsidR="00AE40A5" w:rsidRPr="00AE40A5" w:rsidRDefault="00122DA1" w:rsidP="00AE40A5">
      <w:pPr>
        <w:rPr>
          <w:ins w:id="155" w:author="ankit bhatia" w:date="2016-12-12T11:31:00Z"/>
        </w:rPr>
      </w:pPr>
      <w:ins w:id="156" w:author="ankit bhatia" w:date="2016-12-12T11:31:00Z">
        <w:r>
          <w:rPr>
            <w:rFonts w:asciiTheme="majorBidi" w:hAnsiTheme="majorBidi" w:cstheme="majorBidi"/>
            <w:noProof/>
            <w:sz w:val="24"/>
            <w:szCs w:val="24"/>
            <w:rPrChange w:id="157">
              <w:rPr>
                <w:noProof/>
              </w:rPr>
            </w:rPrChange>
          </w:rPr>
          <w:drawing>
            <wp:inline distT="0" distB="0" distL="0" distR="0">
              <wp:extent cx="2743200" cy="931985"/>
              <wp:effectExtent l="0" t="0" r="0" b="1905"/>
              <wp:docPr id="2" name="Picture 2" descr="C:\Users\Omar\Desktop\cansu\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mar\Desktop\cansu\sync.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931985"/>
                      </a:xfrm>
                      <a:prstGeom prst="rect">
                        <a:avLst/>
                      </a:prstGeom>
                      <a:noFill/>
                      <a:ln>
                        <a:noFill/>
                      </a:ln>
                    </pic:spPr>
                  </pic:pic>
                </a:graphicData>
              </a:graphic>
            </wp:inline>
          </w:drawing>
        </w:r>
      </w:ins>
    </w:p>
    <w:p w:rsidR="00517F9F" w:rsidRDefault="00122DA1" w:rsidP="00527A9B">
      <w:pPr>
        <w:jc w:val="center"/>
        <w:rPr>
          <w:del w:id="158" w:author="ankit bhatia" w:date="2016-12-12T11:31:00Z"/>
        </w:rPr>
      </w:pPr>
      <w:del w:id="159" w:author="ankit bhatia" w:date="2016-12-12T11:31:00Z">
        <w:r>
          <w:rPr>
            <w:noProof/>
          </w:rPr>
          <w:drawing>
            <wp:inline distT="0" distB="0" distL="0" distR="0">
              <wp:extent cx="2743200" cy="1685770"/>
              <wp:effectExtent l="0" t="0" r="0" b="0"/>
              <wp:docPr id="3" name="Picture 17" descr="C:\Users\ARYAN\Desktop\Courses\Energy Conversion\Report\Construction-of-Synchronous-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YAN\Desktop\Courses\Energy Conversion\Report\Construction-of-Synchronous-Generator.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685770"/>
                      </a:xfrm>
                      <a:prstGeom prst="rect">
                        <a:avLst/>
                      </a:prstGeom>
                      <a:noFill/>
                      <a:ln>
                        <a:noFill/>
                      </a:ln>
                    </pic:spPr>
                  </pic:pic>
                </a:graphicData>
              </a:graphic>
            </wp:inline>
          </w:drawing>
        </w:r>
      </w:del>
    </w:p>
    <w:p w:rsidR="00517F9F" w:rsidRDefault="00EE1657" w:rsidP="00527A9B">
      <w:pPr>
        <w:jc w:val="center"/>
        <w:rPr>
          <w:del w:id="160" w:author="Onkar" w:date="2016-12-12T12:15:00Z"/>
        </w:rPr>
      </w:pPr>
      <w:del w:id="161" w:author="Onkar" w:date="2016-12-12T12:15:00Z">
        <w:r w:rsidRPr="00EE1657">
          <w:rPr>
            <w:noProof/>
          </w:rPr>
          <w:drawing>
            <wp:inline distT="0" distB="0" distL="0" distR="0">
              <wp:extent cx="2743200" cy="1685770"/>
              <wp:effectExtent l="0" t="0" r="0" b="0"/>
              <wp:docPr id="17" name="Picture 17" descr="C:\Users\ARYAN\Desktop\Courses\Energy Conversion\Report\Construction-of-Synchronous-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YAN\Desktop\Courses\Energy Conversion\Report\Construction-of-Synchronous-Generator.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685770"/>
                      </a:xfrm>
                      <a:prstGeom prst="rect">
                        <a:avLst/>
                      </a:prstGeom>
                      <a:noFill/>
                      <a:ln>
                        <a:noFill/>
                      </a:ln>
                    </pic:spPr>
                  </pic:pic>
                </a:graphicData>
              </a:graphic>
            </wp:inline>
          </w:drawing>
        </w:r>
      </w:del>
    </w:p>
    <w:p w:rsidR="00AE40A5" w:rsidRPr="00B85658" w:rsidRDefault="00251F2D" w:rsidP="00B85658">
      <w:pPr>
        <w:jc w:val="center"/>
        <w:rPr>
          <w:ins w:id="162" w:author="ankit bhatia" w:date="2016-12-12T11:31:00Z"/>
          <w:rFonts w:ascii="Times New Roman" w:hAnsi="Times New Roman" w:cs="Times New Roman"/>
          <w:sz w:val="16"/>
          <w:szCs w:val="16"/>
        </w:rPr>
      </w:pPr>
      <w:proofErr w:type="gramStart"/>
      <w:r>
        <w:rPr>
          <w:rFonts w:ascii="Times New Roman" w:hAnsi="Times New Roman" w:cs="Times New Roman"/>
          <w:sz w:val="16"/>
          <w:szCs w:val="16"/>
        </w:rPr>
        <w:t xml:space="preserve">Fig. </w:t>
      </w:r>
      <w:r w:rsidR="00EE1657">
        <w:rPr>
          <w:rFonts w:ascii="Times New Roman" w:hAnsi="Times New Roman" w:cs="Times New Roman"/>
          <w:sz w:val="16"/>
          <w:szCs w:val="16"/>
        </w:rPr>
        <w:t>1</w:t>
      </w:r>
      <w:r w:rsidR="00517F9F" w:rsidRPr="00517F9F">
        <w:rPr>
          <w:rFonts w:ascii="Times New Roman" w:hAnsi="Times New Roman" w:cs="Times New Roman"/>
          <w:sz w:val="16"/>
          <w:szCs w:val="16"/>
        </w:rPr>
        <w:t>.</w:t>
      </w:r>
      <w:proofErr w:type="gramEnd"/>
      <w:r w:rsidR="00517F9F" w:rsidRPr="00517F9F">
        <w:rPr>
          <w:rFonts w:ascii="Times New Roman" w:hAnsi="Times New Roman" w:cs="Times New Roman"/>
          <w:sz w:val="16"/>
          <w:szCs w:val="16"/>
        </w:rPr>
        <w:t xml:space="preserve"> </w:t>
      </w:r>
      <w:ins w:id="163" w:author="ankit bhatia" w:date="2016-12-12T11:31:00Z">
        <w:r w:rsidR="008C2503">
          <w:rPr>
            <w:rFonts w:ascii="Times New Roman" w:hAnsi="Times New Roman" w:cs="Times New Roman"/>
            <w:sz w:val="16"/>
            <w:szCs w:val="16"/>
          </w:rPr>
          <w:t>Block Diagram</w:t>
        </w:r>
      </w:ins>
      <w:del w:id="164" w:author="ankit bhatia" w:date="2016-12-12T11:31:00Z">
        <w:r w:rsidR="002173C6">
          <w:rPr>
            <w:rFonts w:asciiTheme="majorBidi" w:hAnsiTheme="majorBidi" w:cstheme="majorBidi"/>
            <w:sz w:val="16"/>
            <w:szCs w:val="16"/>
          </w:rPr>
          <w:delText>Schematic illustration</w:delText>
        </w:r>
      </w:del>
      <w:r w:rsidR="002173C6" w:rsidRPr="00C40D1D">
        <w:rPr>
          <w:rFonts w:ascii="Times New Roman" w:hAnsi="Times New Roman"/>
          <w:sz w:val="16"/>
          <w:rPrChange w:id="165" w:author="ankit bhatia" w:date="2016-12-12T12:15:00Z">
            <w:rPr>
              <w:rFonts w:asciiTheme="majorBidi" w:hAnsiTheme="majorBidi" w:cstheme="majorBidi"/>
              <w:sz w:val="16"/>
              <w:szCs w:val="16"/>
            </w:rPr>
          </w:rPrChange>
        </w:rPr>
        <w:t xml:space="preserve"> of </w:t>
      </w:r>
      <w:ins w:id="166" w:author="ankit bhatia" w:date="2016-12-12T11:31:00Z">
        <w:r w:rsidR="008C2503">
          <w:rPr>
            <w:rFonts w:ascii="Times New Roman" w:hAnsi="Times New Roman" w:cs="Times New Roman"/>
            <w:sz w:val="16"/>
            <w:szCs w:val="16"/>
          </w:rPr>
          <w:t>Synchronous Generator</w:t>
        </w:r>
      </w:ins>
    </w:p>
    <w:p w:rsidR="00AE40A5" w:rsidRPr="00AE40A5" w:rsidRDefault="00AE40A5" w:rsidP="00AE40A5">
      <w:pPr>
        <w:rPr>
          <w:ins w:id="167" w:author="ankit bhatia" w:date="2016-12-12T11:31:00Z"/>
        </w:rPr>
      </w:pPr>
    </w:p>
    <w:p w:rsidR="00517F9F" w:rsidRDefault="00122DA1" w:rsidP="00B85658">
      <w:pPr>
        <w:ind w:left="720"/>
        <w:rPr>
          <w:ins w:id="168" w:author="ankit bhatia" w:date="2016-12-12T11:31:00Z"/>
        </w:rPr>
      </w:pPr>
      <w:ins w:id="169" w:author="ankit bhatia" w:date="2016-12-12T11:31:00Z">
        <w:r>
          <w:rPr>
            <w:noProof/>
          </w:rPr>
          <w:drawing>
            <wp:inline distT="0" distB="0" distL="0" distR="0">
              <wp:extent cx="2081530" cy="1767731"/>
              <wp:effectExtent l="0" t="0" r="0" b="4445"/>
              <wp:docPr id="172" name="Picture 172" descr="C:\Users\ankbhati\Desktop\graph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bhati\Desktop\graphics1.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3026" cy="1794479"/>
                      </a:xfrm>
                      <a:prstGeom prst="rect">
                        <a:avLst/>
                      </a:prstGeom>
                      <a:noFill/>
                      <a:ln>
                        <a:noFill/>
                      </a:ln>
                    </pic:spPr>
                  </pic:pic>
                </a:graphicData>
              </a:graphic>
            </wp:inline>
          </w:drawing>
        </w:r>
      </w:ins>
    </w:p>
    <w:p w:rsidR="00517F9F" w:rsidRDefault="00251F2D" w:rsidP="00101055">
      <w:pPr>
        <w:jc w:val="center"/>
        <w:rPr>
          <w:rFonts w:asciiTheme="majorBidi" w:hAnsiTheme="majorBidi"/>
          <w:sz w:val="16"/>
          <w:rPrChange w:id="170" w:author="aryan varma" w:date="2016-12-12T12:15:00Z">
            <w:rPr>
              <w:rFonts w:ascii="Times New Roman" w:hAnsi="Times New Roman"/>
              <w:sz w:val="16"/>
            </w:rPr>
          </w:rPrChange>
        </w:rPr>
      </w:pPr>
      <w:proofErr w:type="gramStart"/>
      <w:ins w:id="171" w:author="ankit bhatia" w:date="2016-12-12T11:31:00Z">
        <w:r>
          <w:rPr>
            <w:rFonts w:ascii="Times New Roman" w:hAnsi="Times New Roman" w:cs="Times New Roman"/>
            <w:sz w:val="16"/>
            <w:szCs w:val="16"/>
          </w:rPr>
          <w:t>Fig. 2</w:t>
        </w:r>
        <w:r w:rsidR="00517F9F" w:rsidRPr="00517F9F">
          <w:rPr>
            <w:rFonts w:ascii="Times New Roman" w:hAnsi="Times New Roman" w:cs="Times New Roman"/>
            <w:sz w:val="16"/>
            <w:szCs w:val="16"/>
          </w:rPr>
          <w:t>.</w:t>
        </w:r>
        <w:proofErr w:type="gramEnd"/>
        <w:r w:rsidR="00517F9F" w:rsidRPr="00517F9F">
          <w:rPr>
            <w:rFonts w:ascii="Times New Roman" w:hAnsi="Times New Roman" w:cs="Times New Roman"/>
            <w:sz w:val="16"/>
            <w:szCs w:val="16"/>
          </w:rPr>
          <w:t xml:space="preserve"> </w:t>
        </w:r>
        <w:r w:rsidR="00517F9F" w:rsidRPr="00517F9F">
          <w:rPr>
            <w:rFonts w:asciiTheme="majorBidi" w:hAnsiTheme="majorBidi" w:cstheme="majorBidi"/>
            <w:sz w:val="16"/>
            <w:szCs w:val="16"/>
          </w:rPr>
          <w:t xml:space="preserve">Two-pole, 3-phase, </w:t>
        </w:r>
        <w:proofErr w:type="spellStart"/>
        <w:r w:rsidR="00517F9F" w:rsidRPr="00517F9F">
          <w:rPr>
            <w:rFonts w:asciiTheme="majorBidi" w:hAnsiTheme="majorBidi" w:cstheme="majorBidi"/>
            <w:sz w:val="16"/>
            <w:szCs w:val="16"/>
          </w:rPr>
          <w:t>wye</w:t>
        </w:r>
        <w:proofErr w:type="spellEnd"/>
        <w:r w:rsidR="00517F9F" w:rsidRPr="00517F9F">
          <w:rPr>
            <w:rFonts w:asciiTheme="majorBidi" w:hAnsiTheme="majorBidi" w:cstheme="majorBidi"/>
            <w:sz w:val="16"/>
            <w:szCs w:val="16"/>
          </w:rPr>
          <w:t xml:space="preserve">-connected, salient pole </w:t>
        </w:r>
      </w:ins>
      <w:r w:rsidR="002173C6">
        <w:rPr>
          <w:rFonts w:asciiTheme="majorBidi" w:hAnsiTheme="majorBidi" w:cstheme="majorBidi"/>
          <w:sz w:val="16"/>
          <w:szCs w:val="16"/>
        </w:rPr>
        <w:t xml:space="preserve">synchronous machine </w:t>
      </w:r>
      <w:ins w:id="172" w:author="ankit bhatia" w:date="2016-12-12T11:31:00Z">
        <w:r w:rsidR="00517F9F" w:rsidRPr="00517F9F">
          <w:rPr>
            <w:rFonts w:asciiTheme="majorBidi" w:hAnsiTheme="majorBidi" w:cstheme="majorBidi"/>
            <w:sz w:val="16"/>
            <w:szCs w:val="16"/>
          </w:rPr>
          <w:t>windings</w:t>
        </w:r>
      </w:ins>
      <w:del w:id="173" w:author="ankit bhatia" w:date="2016-12-12T11:31:00Z">
        <w:r w:rsidR="002173C6">
          <w:rPr>
            <w:rFonts w:asciiTheme="majorBidi" w:hAnsiTheme="majorBidi" w:cstheme="majorBidi"/>
            <w:sz w:val="16"/>
            <w:szCs w:val="16"/>
          </w:rPr>
          <w:delText>with round or cylindrical rotor</w:delText>
        </w:r>
      </w:del>
    </w:p>
    <w:p w:rsidR="00EE1657" w:rsidRPr="00C40D1D" w:rsidRDefault="00EE1657" w:rsidP="00C40D1D">
      <w:pPr>
        <w:rPr>
          <w:rPrChange w:id="174" w:author="ankit bhatia" w:date="2016-12-12T12:15:00Z">
            <w:rPr>
              <w:rFonts w:asciiTheme="majorBidi" w:hAnsiTheme="majorBidi" w:cstheme="majorBidi"/>
              <w:sz w:val="16"/>
              <w:szCs w:val="16"/>
            </w:rPr>
          </w:rPrChange>
        </w:rPr>
        <w:pPrChange w:id="175" w:author="ankit bhatia" w:date="2016-12-12T12:15:00Z">
          <w:pPr>
            <w:jc w:val="center"/>
          </w:pPr>
        </w:pPrChange>
      </w:pPr>
    </w:p>
    <w:p w:rsidR="00D120BE" w:rsidRDefault="00122DA1" w:rsidP="00AE40A5">
      <w:pPr>
        <w:rPr>
          <w:ins w:id="176" w:author="ankit bhatia" w:date="2016-12-12T11:31:00Z"/>
        </w:rPr>
      </w:pPr>
      <w:ins w:id="177" w:author="ankit bhatia" w:date="2016-12-12T11:31:00Z">
        <w:r>
          <w:rPr>
            <w:rFonts w:asciiTheme="majorBidi" w:hAnsiTheme="majorBidi" w:cstheme="majorBidi"/>
            <w:noProof/>
            <w:sz w:val="24"/>
            <w:szCs w:val="24"/>
            <w:rPrChange w:id="178">
              <w:rPr>
                <w:noProof/>
              </w:rPr>
            </w:rPrChange>
          </w:rPr>
          <w:drawing>
            <wp:inline distT="0" distB="0" distL="0" distR="0">
              <wp:extent cx="2741295" cy="1257300"/>
              <wp:effectExtent l="0" t="0" r="1905" b="0"/>
              <wp:docPr id="10" name="Picture 10" descr="C:\Users\Omar\Desktop\cansu\sncc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mar\Desktop\cansu\snccir1.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7121" cy="1259972"/>
                      </a:xfrm>
                      <a:prstGeom prst="rect">
                        <a:avLst/>
                      </a:prstGeom>
                      <a:noFill/>
                      <a:ln>
                        <a:noFill/>
                      </a:ln>
                    </pic:spPr>
                  </pic:pic>
                </a:graphicData>
              </a:graphic>
            </wp:inline>
          </w:drawing>
        </w:r>
      </w:ins>
    </w:p>
    <w:p w:rsidR="00251F2D" w:rsidRDefault="00122DA1" w:rsidP="00AE40A5">
      <w:pPr>
        <w:rPr>
          <w:ins w:id="179" w:author="ankit bhatia" w:date="2016-12-12T11:31:00Z"/>
        </w:rPr>
      </w:pPr>
      <w:ins w:id="180" w:author="ankit bhatia" w:date="2016-12-12T11:31:00Z">
        <w:r>
          <w:rPr>
            <w:rFonts w:asciiTheme="majorBidi" w:hAnsiTheme="majorBidi" w:cstheme="majorBidi"/>
            <w:noProof/>
            <w:sz w:val="24"/>
            <w:szCs w:val="24"/>
            <w:rPrChange w:id="181">
              <w:rPr>
                <w:noProof/>
              </w:rPr>
            </w:rPrChange>
          </w:rPr>
          <w:drawing>
            <wp:inline distT="0" distB="0" distL="0" distR="0">
              <wp:extent cx="2741943" cy="1133475"/>
              <wp:effectExtent l="0" t="0" r="1270" b="0"/>
              <wp:docPr id="11" name="Picture 11" descr="C:\Users\Omar\Desktop\cansu\syn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mar\Desktop\cansu\sync2.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343" cy="1134054"/>
                      </a:xfrm>
                      <a:prstGeom prst="rect">
                        <a:avLst/>
                      </a:prstGeom>
                      <a:noFill/>
                      <a:ln>
                        <a:noFill/>
                      </a:ln>
                    </pic:spPr>
                  </pic:pic>
                </a:graphicData>
              </a:graphic>
            </wp:inline>
          </w:drawing>
        </w:r>
      </w:ins>
    </w:p>
    <w:p w:rsidR="00251F2D" w:rsidRDefault="00122DA1" w:rsidP="00AE40A5">
      <w:pPr>
        <w:rPr>
          <w:ins w:id="182" w:author="ankit bhatia" w:date="2016-12-12T11:31:00Z"/>
        </w:rPr>
      </w:pPr>
      <w:ins w:id="183" w:author="ankit bhatia" w:date="2016-12-12T11:31:00Z">
        <w:r>
          <w:rPr>
            <w:rFonts w:asciiTheme="majorBidi" w:hAnsiTheme="majorBidi" w:cstheme="majorBidi"/>
            <w:noProof/>
            <w:sz w:val="24"/>
            <w:szCs w:val="24"/>
            <w:rPrChange w:id="184">
              <w:rPr>
                <w:noProof/>
              </w:rPr>
            </w:rPrChange>
          </w:rPr>
          <w:drawing>
            <wp:inline distT="0" distB="0" distL="0" distR="0">
              <wp:extent cx="2743200" cy="1448050"/>
              <wp:effectExtent l="0" t="0" r="0" b="0"/>
              <wp:docPr id="7" name="Picture 3" descr="C:\Users\Omar\Desktop\cansu\syn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mar\Desktop\cansu\sync3.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448050"/>
                      </a:xfrm>
                      <a:prstGeom prst="rect">
                        <a:avLst/>
                      </a:prstGeom>
                      <a:noFill/>
                      <a:ln>
                        <a:noFill/>
                      </a:ln>
                    </pic:spPr>
                  </pic:pic>
                </a:graphicData>
              </a:graphic>
            </wp:inline>
          </w:drawing>
        </w:r>
      </w:ins>
    </w:p>
    <w:p w:rsidR="00EE1657" w:rsidRDefault="00EE1657" w:rsidP="00101055">
      <w:pPr>
        <w:jc w:val="center"/>
        <w:rPr>
          <w:del w:id="185" w:author="ankit bhatia" w:date="2016-12-12T11:31:00Z"/>
          <w:rFonts w:asciiTheme="majorBidi" w:hAnsiTheme="majorBidi" w:cstheme="majorBidi"/>
          <w:sz w:val="16"/>
          <w:szCs w:val="16"/>
        </w:rPr>
      </w:pPr>
    </w:p>
    <w:p w:rsidR="00EE1657" w:rsidRPr="00517F9F" w:rsidRDefault="00EB1629" w:rsidP="008A762A">
      <w:pPr>
        <w:jc w:val="center"/>
        <w:outlineLvl w:val="0"/>
        <w:rPr>
          <w:del w:id="186" w:author="ankit bhatia" w:date="2016-12-12T11:31:00Z"/>
          <w:rFonts w:ascii="Times New Roman" w:hAnsi="Times New Roman" w:cs="Times New Roman"/>
          <w:sz w:val="16"/>
          <w:szCs w:val="16"/>
        </w:rPr>
        <w:pPrChange w:id="187" w:author="Onkar" w:date="2016-12-12T12:15:00Z">
          <w:pPr>
            <w:jc w:val="center"/>
          </w:pPr>
        </w:pPrChange>
      </w:pPr>
      <w:del w:id="188" w:author="ankit bhatia" w:date="2016-12-12T11:31:00Z">
        <w:r>
          <w:rPr>
            <w:rFonts w:asciiTheme="majorBidi" w:hAnsiTheme="majorBidi" w:cstheme="majorBidi"/>
            <w:sz w:val="16"/>
            <w:szCs w:val="16"/>
          </w:rPr>
          <w:delText>WORKING PRINCIPLE</w:delText>
        </w:r>
      </w:del>
    </w:p>
    <w:p w:rsidR="00EE6FCB" w:rsidRPr="00EE6FCB" w:rsidRDefault="00EE1657" w:rsidP="00EE6FCB">
      <w:pPr>
        <w:rPr>
          <w:del w:id="189" w:author="ankit bhatia" w:date="2016-12-12T11:31:00Z"/>
          <w:rFonts w:ascii="Times New Roman" w:eastAsia="Times New Roman" w:hAnsi="Times New Roman" w:cs="Times New Roman"/>
          <w:sz w:val="18"/>
          <w:szCs w:val="18"/>
          <w:lang w:eastAsia="ja-JP"/>
        </w:rPr>
      </w:pPr>
      <w:del w:id="190" w:author="ankit bhatia" w:date="2016-12-12T11:31:00Z">
        <w:r w:rsidRPr="00EE6FCB">
          <w:rPr>
            <w:rFonts w:ascii="Times New Roman" w:eastAsia="Times New Roman" w:hAnsi="Times New Roman" w:cs="Times New Roman"/>
            <w:sz w:val="18"/>
            <w:szCs w:val="18"/>
            <w:lang w:eastAsia="ja-JP"/>
          </w:rPr>
          <w:delText>When the rotor of a synchronous generator is spinning, a voltage EA is induced in its stator.</w:delText>
        </w:r>
        <w:r w:rsidR="00EE6FCB" w:rsidRPr="00EE6FCB">
          <w:rPr>
            <w:rFonts w:ascii="Times New Roman" w:eastAsia="Times New Roman" w:hAnsi="Times New Roman" w:cs="Times New Roman"/>
            <w:sz w:val="18"/>
            <w:szCs w:val="18"/>
            <w:lang w:eastAsia="ja-JP"/>
          </w:rPr>
          <w:delText>When a load is connected, a current starts flowing creating a magnetic field in machine’s stator. This stator magnetic field B</w:delText>
        </w:r>
        <w:r w:rsidR="00EE6FCB" w:rsidRPr="00EB1629">
          <w:rPr>
            <w:rFonts w:ascii="Times New Roman" w:eastAsia="Times New Roman" w:hAnsi="Times New Roman" w:cs="Times New Roman"/>
            <w:sz w:val="18"/>
            <w:szCs w:val="18"/>
            <w:vertAlign w:val="subscript"/>
            <w:lang w:eastAsia="ja-JP"/>
          </w:rPr>
          <w:delText>S</w:delText>
        </w:r>
        <w:r w:rsidR="00EE6FCB" w:rsidRPr="00EE6FCB">
          <w:rPr>
            <w:rFonts w:ascii="Times New Roman" w:eastAsia="Times New Roman" w:hAnsi="Times New Roman" w:cs="Times New Roman"/>
            <w:sz w:val="18"/>
            <w:szCs w:val="18"/>
            <w:lang w:eastAsia="ja-JP"/>
          </w:rPr>
          <w:delText xml:space="preserve"> adds to the rotor (main) magnetic field B</w:delText>
        </w:r>
        <w:r w:rsidR="00EE6FCB" w:rsidRPr="00EB1629">
          <w:rPr>
            <w:rFonts w:ascii="Times New Roman" w:eastAsia="Times New Roman" w:hAnsi="Times New Roman" w:cs="Times New Roman"/>
            <w:sz w:val="18"/>
            <w:szCs w:val="18"/>
            <w:vertAlign w:val="subscript"/>
            <w:lang w:eastAsia="ja-JP"/>
          </w:rPr>
          <w:delText xml:space="preserve">R </w:delText>
        </w:r>
        <w:r w:rsidR="00EE6FCB" w:rsidRPr="00EE6FCB">
          <w:rPr>
            <w:rFonts w:ascii="Times New Roman" w:eastAsia="Times New Roman" w:hAnsi="Times New Roman" w:cs="Times New Roman"/>
            <w:sz w:val="18"/>
            <w:szCs w:val="18"/>
            <w:lang w:eastAsia="ja-JP"/>
          </w:rPr>
          <w:delText>affecting the total magnetic field and, therefore, the phase voltage.The load current IA will create a stator magnetic field B</w:delText>
        </w:r>
        <w:r w:rsidR="00EE6FCB" w:rsidRPr="00EB1629">
          <w:rPr>
            <w:rFonts w:ascii="Times New Roman" w:eastAsia="Times New Roman" w:hAnsi="Times New Roman" w:cs="Times New Roman"/>
            <w:sz w:val="18"/>
            <w:szCs w:val="18"/>
            <w:vertAlign w:val="subscript"/>
            <w:lang w:eastAsia="ja-JP"/>
          </w:rPr>
          <w:delText>S</w:delText>
        </w:r>
        <w:r w:rsidR="00EE6FCB" w:rsidRPr="00EE6FCB">
          <w:rPr>
            <w:rFonts w:ascii="Times New Roman" w:eastAsia="Times New Roman" w:hAnsi="Times New Roman" w:cs="Times New Roman"/>
            <w:sz w:val="18"/>
            <w:szCs w:val="18"/>
            <w:lang w:eastAsia="ja-JP"/>
          </w:rPr>
          <w:delText>, which will produce the armature reaction voltage E</w:delText>
        </w:r>
        <w:r w:rsidR="00EE6FCB" w:rsidRPr="00EB1629">
          <w:rPr>
            <w:rFonts w:ascii="Times New Roman" w:eastAsia="Times New Roman" w:hAnsi="Times New Roman" w:cs="Times New Roman"/>
            <w:sz w:val="18"/>
            <w:szCs w:val="18"/>
            <w:vertAlign w:val="subscript"/>
            <w:lang w:eastAsia="ja-JP"/>
          </w:rPr>
          <w:delText>stat</w:delText>
        </w:r>
        <w:r w:rsidR="00EE6FCB" w:rsidRPr="00EE6FCB">
          <w:rPr>
            <w:rFonts w:ascii="Times New Roman" w:eastAsia="Times New Roman" w:hAnsi="Times New Roman" w:cs="Times New Roman"/>
            <w:sz w:val="18"/>
            <w:szCs w:val="18"/>
            <w:lang w:eastAsia="ja-JP"/>
          </w:rPr>
          <w:delText>. Therefore, the phase voltage will be</w:delText>
        </w:r>
      </w:del>
    </w:p>
    <w:p w:rsidR="00EE6FCB" w:rsidRDefault="00E1327A" w:rsidP="00EE6FCB">
      <w:pPr>
        <w:rPr>
          <w:del w:id="191" w:author="ankit bhatia" w:date="2016-12-12T11:31:00Z"/>
          <w:rFonts w:ascii="Cambria Math" w:eastAsiaTheme="minorEastAsia" w:hAnsi="Cambria Math" w:cstheme="majorBidi"/>
          <w:sz w:val="20"/>
          <w:szCs w:val="20"/>
        </w:rPr>
      </w:pPr>
      <m:oMath>
        <m:sSub>
          <m:sSubPr>
            <m:ctrlPr>
              <w:del w:id="192" w:author="ankit bhatia" w:date="2016-12-12T11:31:00Z">
                <w:rPr>
                  <w:rFonts w:ascii="Cambria Math" w:hAnsi="Cambria Math" w:cstheme="majorBidi"/>
                  <w:sz w:val="20"/>
                  <w:szCs w:val="20"/>
                </w:rPr>
              </w:del>
            </m:ctrlPr>
          </m:sSubPr>
          <m:e>
            <w:del w:id="193" w:author="ankit bhatia" w:date="2016-12-12T11:31:00Z">
              <m:r>
                <w:rPr>
                  <w:rFonts w:ascii="Cambria Math" w:hAnsi="Cambria Math" w:cstheme="majorBidi"/>
                  <w:sz w:val="20"/>
                  <w:szCs w:val="20"/>
                </w:rPr>
                <m:t>V</m:t>
              </m:r>
            </w:del>
            <m:ctrlPr>
              <w:del w:id="194" w:author="ankit bhatia" w:date="2016-12-12T11:31:00Z">
                <w:rPr>
                  <w:rFonts w:ascii="Cambria Math" w:hAnsi="Cambria Math" w:cstheme="majorBidi"/>
                  <w:i/>
                  <w:iCs/>
                  <w:sz w:val="20"/>
                  <w:szCs w:val="20"/>
                </w:rPr>
              </w:del>
            </m:ctrlPr>
          </m:e>
          <m:sub>
            <w:del w:id="195" w:author="ankit bhatia" w:date="2016-12-12T11:31:00Z">
              <m:r>
                <w:rPr>
                  <w:rFonts w:ascii="Cambria Math" w:hAnsi="Cambria Math" w:cstheme="majorBidi"/>
                  <w:sz w:val="20"/>
                  <w:szCs w:val="20"/>
                </w:rPr>
                <m:t>Φ</m:t>
              </m:r>
            </w:del>
          </m:sub>
        </m:sSub>
        <w:del w:id="196" w:author="ankit bhatia" w:date="2016-12-12T11:31:00Z">
          <m:r>
            <m:rPr>
              <m:sty m:val="p"/>
            </m:rPr>
            <w:rPr>
              <w:rFonts w:ascii="Cambria Math" w:hAnsi="Cambria Math" w:cstheme="majorBidi"/>
              <w:sz w:val="20"/>
              <w:szCs w:val="20"/>
            </w:rPr>
            <m:t>=</m:t>
          </m:r>
        </w:del>
        <m:sSub>
          <m:sSubPr>
            <m:ctrlPr>
              <w:del w:id="197" w:author="ankit bhatia" w:date="2016-12-12T11:31:00Z">
                <w:rPr>
                  <w:rFonts w:ascii="Cambria Math" w:hAnsi="Cambria Math" w:cstheme="majorBidi"/>
                  <w:sz w:val="20"/>
                  <w:szCs w:val="20"/>
                </w:rPr>
              </w:del>
            </m:ctrlPr>
          </m:sSubPr>
          <m:e>
            <w:del w:id="198" w:author="ankit bhatia" w:date="2016-12-12T11:31:00Z">
              <m:r>
                <w:rPr>
                  <w:rFonts w:ascii="Cambria Math" w:hAnsi="Cambria Math" w:cstheme="majorBidi"/>
                  <w:sz w:val="20"/>
                  <w:szCs w:val="20"/>
                </w:rPr>
                <m:t>E</m:t>
              </m:r>
            </w:del>
          </m:e>
          <m:sub>
            <w:del w:id="199" w:author="ankit bhatia" w:date="2016-12-12T11:31:00Z">
              <m:r>
                <w:rPr>
                  <w:rFonts w:ascii="Cambria Math" w:hAnsi="Cambria Math" w:cstheme="majorBidi"/>
                  <w:sz w:val="20"/>
                  <w:szCs w:val="20"/>
                </w:rPr>
                <m:t>A</m:t>
              </m:r>
            </w:del>
          </m:sub>
        </m:sSub>
        <w:del w:id="200" w:author="ankit bhatia" w:date="2016-12-12T11:31:00Z">
          <m:r>
            <m:rPr>
              <m:sty m:val="p"/>
            </m:rPr>
            <w:rPr>
              <w:rFonts w:ascii="Cambria Math" w:hAnsi="Cambria Math" w:cstheme="majorBidi"/>
              <w:sz w:val="20"/>
              <w:szCs w:val="20"/>
            </w:rPr>
            <m:t>+</m:t>
          </m:r>
        </w:del>
        <m:sSub>
          <m:sSubPr>
            <m:ctrlPr>
              <w:del w:id="201" w:author="ankit bhatia" w:date="2016-12-12T11:31:00Z">
                <w:rPr>
                  <w:rFonts w:ascii="Cambria Math" w:hAnsi="Cambria Math" w:cstheme="majorBidi"/>
                  <w:sz w:val="20"/>
                  <w:szCs w:val="20"/>
                </w:rPr>
              </w:del>
            </m:ctrlPr>
          </m:sSubPr>
          <m:e>
            <w:del w:id="202" w:author="ankit bhatia" w:date="2016-12-12T11:31:00Z">
              <m:r>
                <w:rPr>
                  <w:rFonts w:ascii="Cambria Math" w:hAnsi="Cambria Math" w:cstheme="majorBidi"/>
                  <w:sz w:val="20"/>
                  <w:szCs w:val="20"/>
                </w:rPr>
                <m:t>E</m:t>
              </m:r>
            </w:del>
          </m:e>
          <m:sub>
            <w:del w:id="203" w:author="ankit bhatia" w:date="2016-12-12T11:31:00Z">
              <m:r>
                <w:rPr>
                  <w:rFonts w:ascii="Cambria Math" w:hAnsi="Cambria Math" w:cstheme="majorBidi"/>
                  <w:sz w:val="20"/>
                  <w:szCs w:val="20"/>
                </w:rPr>
                <m:t>stat</m:t>
              </m:r>
            </w:del>
          </m:sub>
        </m:sSub>
      </m:oMath>
      <w:r w:rsidR="00EE6FCB">
        <w:rPr>
          <w:rFonts w:ascii="Cambria Math" w:eastAsiaTheme="minorEastAsia" w:hAnsi="Cambria Math" w:cstheme="majorBidi"/>
          <w:sz w:val="20"/>
          <w:szCs w:val="20"/>
        </w:rPr>
        <w:tab/>
      </w:r>
      <w:del w:id="204" w:author="ankit bhatia" w:date="2016-12-12T11:31:00Z">
        <w:r w:rsidR="00EE6FCB">
          <w:rPr>
            <w:rFonts w:ascii="Cambria Math" w:eastAsiaTheme="minorEastAsia" w:hAnsi="Cambria Math" w:cstheme="majorBidi"/>
            <w:sz w:val="20"/>
            <w:szCs w:val="20"/>
          </w:rPr>
          <w:tab/>
        </w:r>
        <w:r w:rsidR="00EE6FCB">
          <w:rPr>
            <w:rFonts w:ascii="Cambria Math" w:eastAsiaTheme="minorEastAsia" w:hAnsi="Cambria Math" w:cstheme="majorBidi"/>
            <w:sz w:val="20"/>
            <w:szCs w:val="20"/>
          </w:rPr>
          <w:tab/>
        </w:r>
        <w:r w:rsidR="00EE6FCB">
          <w:rPr>
            <w:rFonts w:ascii="Cambria Math" w:eastAsiaTheme="minorEastAsia" w:hAnsi="Cambria Math" w:cstheme="majorBidi"/>
            <w:sz w:val="20"/>
            <w:szCs w:val="20"/>
          </w:rPr>
          <w:tab/>
          <w:delText xml:space="preserve">         (2)</w:delText>
        </w:r>
      </w:del>
    </w:p>
    <w:p w:rsidR="00EE6FCB" w:rsidRPr="00EB1629" w:rsidRDefault="00EE6FCB" w:rsidP="00EE6FCB">
      <w:pPr>
        <w:rPr>
          <w:del w:id="205" w:author="ankit bhatia" w:date="2016-12-12T11:31:00Z"/>
          <w:rFonts w:ascii="Times New Roman" w:eastAsia="Times New Roman" w:hAnsi="Times New Roman" w:cs="Times New Roman"/>
          <w:sz w:val="18"/>
          <w:szCs w:val="18"/>
          <w:lang w:eastAsia="ja-JP"/>
        </w:rPr>
      </w:pPr>
      <w:del w:id="206" w:author="ankit bhatia" w:date="2016-12-12T11:31:00Z">
        <w:r w:rsidRPr="00EB1629">
          <w:rPr>
            <w:rFonts w:ascii="Times New Roman" w:eastAsia="Times New Roman" w:hAnsi="Times New Roman" w:cs="Times New Roman"/>
            <w:sz w:val="18"/>
            <w:szCs w:val="18"/>
            <w:lang w:eastAsia="ja-JP"/>
          </w:rPr>
          <w:delText>Since the armature reaction voltage lags the current by 90 degrees, therefore</w:delText>
        </w:r>
      </w:del>
    </w:p>
    <w:p w:rsidR="00EE6FCB" w:rsidRDefault="00E1327A" w:rsidP="00EE6FCB">
      <w:pPr>
        <w:rPr>
          <w:del w:id="207" w:author="ankit bhatia" w:date="2016-12-12T11:31:00Z"/>
          <w:rFonts w:ascii="Cambria Math" w:eastAsiaTheme="minorEastAsia" w:hAnsi="Cambria Math" w:cstheme="majorBidi"/>
          <w:sz w:val="20"/>
          <w:szCs w:val="20"/>
        </w:rPr>
      </w:pPr>
      <m:oMath>
        <m:sSub>
          <m:sSubPr>
            <m:ctrlPr>
              <w:del w:id="208" w:author="ankit bhatia" w:date="2016-12-12T11:31:00Z">
                <w:rPr>
                  <w:rFonts w:ascii="Cambria Math" w:hAnsi="Cambria Math" w:cstheme="majorBidi"/>
                  <w:sz w:val="20"/>
                  <w:szCs w:val="20"/>
                </w:rPr>
              </w:del>
            </m:ctrlPr>
          </m:sSubPr>
          <m:e>
            <w:del w:id="209" w:author="ankit bhatia" w:date="2016-12-12T11:31:00Z">
              <m:r>
                <w:rPr>
                  <w:rFonts w:ascii="Cambria Math" w:hAnsi="Cambria Math" w:cstheme="majorBidi"/>
                  <w:sz w:val="20"/>
                  <w:szCs w:val="20"/>
                </w:rPr>
                <m:t>E</m:t>
              </m:r>
            </w:del>
            <m:ctrlPr>
              <w:del w:id="210" w:author="ankit bhatia" w:date="2016-12-12T11:31:00Z">
                <w:rPr>
                  <w:rFonts w:ascii="Cambria Math" w:hAnsi="Cambria Math" w:cstheme="majorBidi"/>
                  <w:i/>
                  <w:iCs/>
                  <w:sz w:val="20"/>
                  <w:szCs w:val="20"/>
                </w:rPr>
              </w:del>
            </m:ctrlPr>
          </m:e>
          <m:sub>
            <w:del w:id="211" w:author="ankit bhatia" w:date="2016-12-12T11:31:00Z">
              <m:r>
                <w:rPr>
                  <w:rFonts w:ascii="Cambria Math" w:hAnsi="Cambria Math" w:cstheme="majorBidi"/>
                  <w:sz w:val="20"/>
                  <w:szCs w:val="20"/>
                </w:rPr>
                <m:t>stat</m:t>
              </m:r>
            </w:del>
          </m:sub>
        </m:sSub>
        <w:del w:id="212" w:author="ankit bhatia" w:date="2016-12-12T11:31:00Z">
          <m:r>
            <m:rPr>
              <m:sty m:val="p"/>
            </m:rPr>
            <w:rPr>
              <w:rFonts w:ascii="Cambria Math" w:hAnsi="Cambria Math" w:cstheme="majorBidi"/>
              <w:sz w:val="20"/>
              <w:szCs w:val="20"/>
            </w:rPr>
            <m:t>=</m:t>
          </m:r>
        </w:del>
        <m:sSub>
          <m:sSubPr>
            <m:ctrlPr>
              <w:del w:id="213" w:author="ankit bhatia" w:date="2016-12-12T11:31:00Z">
                <w:rPr>
                  <w:rFonts w:ascii="Cambria Math" w:hAnsi="Cambria Math" w:cstheme="majorBidi"/>
                  <w:sz w:val="20"/>
                  <w:szCs w:val="20"/>
                </w:rPr>
              </w:del>
            </m:ctrlPr>
          </m:sSubPr>
          <m:e>
            <w:del w:id="214" w:author="ankit bhatia" w:date="2016-12-12T11:31:00Z">
              <m:r>
                <w:rPr>
                  <w:rFonts w:ascii="Cambria Math" w:hAnsi="Cambria Math" w:cstheme="majorBidi"/>
                  <w:sz w:val="20"/>
                  <w:szCs w:val="20"/>
                </w:rPr>
                <m:t>-JXI</m:t>
              </m:r>
            </w:del>
          </m:e>
          <m:sub>
            <w:del w:id="215" w:author="ankit bhatia" w:date="2016-12-12T11:31:00Z">
              <m:r>
                <w:rPr>
                  <w:rFonts w:ascii="Cambria Math" w:hAnsi="Cambria Math" w:cstheme="majorBidi"/>
                  <w:sz w:val="20"/>
                  <w:szCs w:val="20"/>
                </w:rPr>
                <m:t>A</m:t>
              </m:r>
            </w:del>
          </m:sub>
        </m:sSub>
      </m:oMath>
      <w:r w:rsidR="00EE6FCB">
        <w:rPr>
          <w:rFonts w:ascii="Cambria Math" w:eastAsiaTheme="minorEastAsia" w:hAnsi="Cambria Math" w:cstheme="majorBidi"/>
          <w:sz w:val="20"/>
          <w:szCs w:val="20"/>
        </w:rPr>
        <w:tab/>
      </w:r>
      <w:del w:id="216" w:author="ankit bhatia" w:date="2016-12-12T11:31:00Z">
        <w:r w:rsidR="00EE6FCB">
          <w:rPr>
            <w:rFonts w:ascii="Cambria Math" w:eastAsiaTheme="minorEastAsia" w:hAnsi="Cambria Math" w:cstheme="majorBidi"/>
            <w:sz w:val="20"/>
            <w:szCs w:val="20"/>
          </w:rPr>
          <w:tab/>
        </w:r>
        <w:r w:rsidR="00EE6FCB">
          <w:rPr>
            <w:rFonts w:ascii="Cambria Math" w:eastAsiaTheme="minorEastAsia" w:hAnsi="Cambria Math" w:cstheme="majorBidi"/>
            <w:sz w:val="20"/>
            <w:szCs w:val="20"/>
          </w:rPr>
          <w:tab/>
        </w:r>
        <w:r w:rsidR="00EE6FCB">
          <w:rPr>
            <w:rFonts w:ascii="Cambria Math" w:eastAsiaTheme="minorEastAsia" w:hAnsi="Cambria Math" w:cstheme="majorBidi"/>
            <w:sz w:val="20"/>
            <w:szCs w:val="20"/>
          </w:rPr>
          <w:tab/>
          <w:delText xml:space="preserve">          (3)</w:delText>
        </w:r>
      </w:del>
    </w:p>
    <w:p w:rsidR="00EB1629" w:rsidRPr="0004649E" w:rsidRDefault="00EB1629" w:rsidP="00EE6FCB">
      <w:pPr>
        <w:rPr>
          <w:del w:id="217" w:author="ankit bhatia" w:date="2016-12-12T11:31:00Z"/>
          <w:rFonts w:ascii="Times New Roman" w:eastAsia="Times New Roman" w:hAnsi="Times New Roman" w:cs="Times New Roman"/>
          <w:sz w:val="18"/>
          <w:szCs w:val="18"/>
          <w:lang w:eastAsia="ja-JP"/>
        </w:rPr>
      </w:pPr>
      <w:del w:id="218" w:author="ankit bhatia" w:date="2016-12-12T11:31:00Z">
        <w:r w:rsidRPr="0004649E">
          <w:rPr>
            <w:rFonts w:ascii="Times New Roman" w:eastAsia="Times New Roman" w:hAnsi="Times New Roman" w:cs="Times New Roman"/>
            <w:sz w:val="18"/>
            <w:szCs w:val="18"/>
            <w:lang w:eastAsia="ja-JP"/>
          </w:rPr>
          <w:delText xml:space="preserve">Moreover, the armature </w:delText>
        </w:r>
        <w:r w:rsidR="0004649E" w:rsidRPr="0004649E">
          <w:rPr>
            <w:rFonts w:ascii="Times New Roman" w:eastAsia="Times New Roman" w:hAnsi="Times New Roman" w:cs="Times New Roman"/>
            <w:sz w:val="18"/>
            <w:szCs w:val="18"/>
            <w:lang w:eastAsia="ja-JP"/>
          </w:rPr>
          <w:delText>reaction voltage lags the current by 90 degrees. Therefore</w:delText>
        </w:r>
      </w:del>
    </w:p>
    <w:p w:rsidR="0004649E" w:rsidRDefault="00E1327A" w:rsidP="0004649E">
      <w:pPr>
        <w:rPr>
          <w:del w:id="219" w:author="ankit bhatia" w:date="2016-12-12T11:31:00Z"/>
          <w:rFonts w:ascii="Cambria Math" w:eastAsiaTheme="minorEastAsia" w:hAnsi="Cambria Math" w:cstheme="majorBidi"/>
          <w:sz w:val="20"/>
          <w:szCs w:val="20"/>
        </w:rPr>
      </w:pPr>
      <m:oMath>
        <m:sSub>
          <m:sSubPr>
            <m:ctrlPr>
              <w:del w:id="220" w:author="ankit bhatia" w:date="2016-12-12T11:31:00Z">
                <w:rPr>
                  <w:rFonts w:ascii="Cambria Math" w:hAnsi="Cambria Math" w:cstheme="majorBidi"/>
                  <w:sz w:val="20"/>
                  <w:szCs w:val="20"/>
                </w:rPr>
              </w:del>
            </m:ctrlPr>
          </m:sSubPr>
          <m:e>
            <w:del w:id="221" w:author="ankit bhatia" w:date="2016-12-12T11:31:00Z">
              <m:r>
                <w:rPr>
                  <w:rFonts w:ascii="Cambria Math" w:hAnsi="Cambria Math" w:cstheme="majorBidi"/>
                  <w:sz w:val="20"/>
                  <w:szCs w:val="20"/>
                </w:rPr>
                <m:t>V</m:t>
              </m:r>
            </w:del>
            <m:ctrlPr>
              <w:del w:id="222" w:author="ankit bhatia" w:date="2016-12-12T11:31:00Z">
                <w:rPr>
                  <w:rFonts w:ascii="Cambria Math" w:hAnsi="Cambria Math" w:cstheme="majorBidi"/>
                  <w:i/>
                  <w:iCs/>
                  <w:sz w:val="20"/>
                  <w:szCs w:val="20"/>
                </w:rPr>
              </w:del>
            </m:ctrlPr>
          </m:e>
          <m:sub>
            <w:del w:id="223" w:author="ankit bhatia" w:date="2016-12-12T11:31:00Z">
              <m:r>
                <w:rPr>
                  <w:rFonts w:ascii="Cambria Math" w:hAnsi="Cambria Math" w:cstheme="majorBidi"/>
                  <w:sz w:val="20"/>
                  <w:szCs w:val="20"/>
                </w:rPr>
                <m:t>Φ</m:t>
              </m:r>
            </w:del>
          </m:sub>
        </m:sSub>
        <w:del w:id="224" w:author="ankit bhatia" w:date="2016-12-12T11:31:00Z">
          <m:r>
            <m:rPr>
              <m:sty m:val="p"/>
            </m:rPr>
            <w:rPr>
              <w:rFonts w:ascii="Cambria Math" w:hAnsi="Cambria Math" w:cstheme="majorBidi"/>
              <w:sz w:val="20"/>
              <w:szCs w:val="20"/>
            </w:rPr>
            <m:t>=</m:t>
          </m:r>
        </w:del>
        <m:sSub>
          <m:sSubPr>
            <m:ctrlPr>
              <w:del w:id="225" w:author="ankit bhatia" w:date="2016-12-12T11:31:00Z">
                <w:rPr>
                  <w:rFonts w:ascii="Cambria Math" w:hAnsi="Cambria Math" w:cstheme="majorBidi"/>
                  <w:sz w:val="20"/>
                  <w:szCs w:val="20"/>
                </w:rPr>
              </w:del>
            </m:ctrlPr>
          </m:sSubPr>
          <m:e>
            <w:del w:id="226" w:author="ankit bhatia" w:date="2016-12-12T11:31:00Z">
              <m:r>
                <w:rPr>
                  <w:rFonts w:ascii="Cambria Math" w:hAnsi="Cambria Math" w:cstheme="majorBidi"/>
                  <w:sz w:val="20"/>
                  <w:szCs w:val="20"/>
                </w:rPr>
                <m:t>E</m:t>
              </m:r>
            </w:del>
          </m:e>
          <m:sub>
            <w:del w:id="227" w:author="ankit bhatia" w:date="2016-12-12T11:31:00Z">
              <m:r>
                <w:rPr>
                  <w:rFonts w:ascii="Cambria Math" w:hAnsi="Cambria Math" w:cstheme="majorBidi"/>
                  <w:sz w:val="20"/>
                  <w:szCs w:val="20"/>
                </w:rPr>
                <m:t>A</m:t>
              </m:r>
            </w:del>
          </m:sub>
        </m:sSub>
        <w:del w:id="228" w:author="ankit bhatia" w:date="2016-12-12T11:31:00Z">
          <m:r>
            <m:rPr>
              <m:sty m:val="p"/>
            </m:rPr>
            <w:rPr>
              <w:rFonts w:ascii="Cambria Math" w:hAnsi="Cambria Math" w:cstheme="majorBidi"/>
              <w:sz w:val="20"/>
              <w:szCs w:val="20"/>
            </w:rPr>
            <m:t>-</m:t>
          </m:r>
        </w:del>
        <m:sSub>
          <m:sSubPr>
            <m:ctrlPr>
              <w:del w:id="229" w:author="ankit bhatia" w:date="2016-12-12T11:31:00Z">
                <w:rPr>
                  <w:rFonts w:ascii="Cambria Math" w:hAnsi="Cambria Math" w:cstheme="majorBidi"/>
                  <w:sz w:val="20"/>
                  <w:szCs w:val="20"/>
                </w:rPr>
              </w:del>
            </m:ctrlPr>
          </m:sSubPr>
          <m:e>
            <w:del w:id="230" w:author="ankit bhatia" w:date="2016-12-12T11:31:00Z">
              <m:r>
                <w:rPr>
                  <w:rFonts w:ascii="Cambria Math" w:hAnsi="Cambria Math" w:cstheme="majorBidi"/>
                  <w:sz w:val="20"/>
                  <w:szCs w:val="20"/>
                </w:rPr>
                <m:t>-J</m:t>
              </m:r>
            </w:del>
            <m:sSub>
              <m:sSubPr>
                <m:ctrlPr>
                  <w:del w:id="231" w:author="ankit bhatia" w:date="2016-12-12T11:31:00Z">
                    <w:rPr>
                      <w:rFonts w:ascii="Cambria Math" w:hAnsi="Cambria Math" w:cstheme="majorBidi"/>
                      <w:sz w:val="20"/>
                      <w:szCs w:val="20"/>
                    </w:rPr>
                  </w:del>
                </m:ctrlPr>
              </m:sSubPr>
              <m:e>
                <w:del w:id="232" w:author="ankit bhatia" w:date="2016-12-12T11:31:00Z">
                  <m:r>
                    <w:rPr>
                      <w:rFonts w:ascii="Cambria Math" w:hAnsi="Cambria Math" w:cstheme="majorBidi"/>
                      <w:sz w:val="20"/>
                      <w:szCs w:val="20"/>
                    </w:rPr>
                    <m:t>X</m:t>
                  </m:r>
                </w:del>
              </m:e>
              <m:sub>
                <w:del w:id="233" w:author="ankit bhatia" w:date="2016-12-12T11:31:00Z">
                  <m:r>
                    <w:rPr>
                      <w:rFonts w:ascii="Cambria Math" w:hAnsi="Cambria Math" w:cstheme="majorBidi"/>
                      <w:sz w:val="20"/>
                      <w:szCs w:val="20"/>
                    </w:rPr>
                    <m:t>A</m:t>
                  </m:r>
                </w:del>
              </m:sub>
            </m:sSub>
            <w:del w:id="234" w:author="ankit bhatia" w:date="2016-12-12T11:31:00Z">
              <m:r>
                <w:rPr>
                  <w:rFonts w:ascii="Cambria Math" w:hAnsi="Cambria Math" w:cstheme="majorBidi"/>
                  <w:sz w:val="20"/>
                  <w:szCs w:val="20"/>
                </w:rPr>
                <m:t>I</m:t>
              </m:r>
            </w:del>
          </m:e>
          <m:sub>
            <w:del w:id="235" w:author="ankit bhatia" w:date="2016-12-12T11:31:00Z">
              <m:r>
                <w:rPr>
                  <w:rFonts w:ascii="Cambria Math" w:hAnsi="Cambria Math" w:cstheme="majorBidi"/>
                  <w:sz w:val="20"/>
                  <w:szCs w:val="20"/>
                </w:rPr>
                <m:t>A</m:t>
              </m:r>
            </w:del>
          </m:sub>
        </m:sSub>
        <m:sSub>
          <m:sSubPr>
            <m:ctrlPr>
              <w:del w:id="236" w:author="ankit bhatia" w:date="2016-12-12T11:31:00Z">
                <w:rPr>
                  <w:rFonts w:ascii="Cambria Math" w:hAnsi="Cambria Math" w:cstheme="majorBidi"/>
                  <w:sz w:val="20"/>
                  <w:szCs w:val="20"/>
                </w:rPr>
              </w:del>
            </m:ctrlPr>
          </m:sSubPr>
          <m:e>
            <w:del w:id="237" w:author="ankit bhatia" w:date="2016-12-12T11:31:00Z">
              <m:r>
                <w:rPr>
                  <w:rFonts w:ascii="Cambria Math" w:hAnsi="Cambria Math" w:cstheme="majorBidi"/>
                  <w:sz w:val="20"/>
                  <w:szCs w:val="20"/>
                </w:rPr>
                <m:t>-RI</m:t>
              </m:r>
            </w:del>
          </m:e>
          <m:sub>
            <w:del w:id="238" w:author="ankit bhatia" w:date="2016-12-12T11:31:00Z">
              <m:r>
                <w:rPr>
                  <w:rFonts w:ascii="Cambria Math" w:hAnsi="Cambria Math" w:cstheme="majorBidi"/>
                  <w:sz w:val="20"/>
                  <w:szCs w:val="20"/>
                </w:rPr>
                <m:t>A</m:t>
              </m:r>
            </w:del>
          </m:sub>
        </m:sSub>
      </m:oMath>
      <w:r w:rsidR="0004649E">
        <w:rPr>
          <w:rFonts w:ascii="Cambria Math" w:eastAsiaTheme="minorEastAsia" w:hAnsi="Cambria Math" w:cstheme="majorBidi"/>
          <w:sz w:val="20"/>
          <w:szCs w:val="20"/>
        </w:rPr>
        <w:tab/>
      </w:r>
      <w:del w:id="239" w:author="ankit bhatia" w:date="2016-12-12T11:31:00Z">
        <w:r w:rsidR="0004649E">
          <w:rPr>
            <w:rFonts w:ascii="Cambria Math" w:eastAsiaTheme="minorEastAsia" w:hAnsi="Cambria Math" w:cstheme="majorBidi"/>
            <w:sz w:val="20"/>
            <w:szCs w:val="20"/>
          </w:rPr>
          <w:tab/>
          <w:delText xml:space="preserve">                          (4)</w:delText>
        </w:r>
      </w:del>
    </w:p>
    <w:p w:rsidR="0004649E" w:rsidRDefault="0004649E" w:rsidP="0004649E">
      <w:pPr>
        <w:rPr>
          <w:del w:id="240" w:author="ankit bhatia" w:date="2016-12-12T11:31:00Z"/>
          <w:rFonts w:ascii="Cambria Math" w:eastAsiaTheme="minorEastAsia" w:hAnsi="Cambria Math" w:cstheme="majorBidi"/>
          <w:sz w:val="20"/>
          <w:szCs w:val="20"/>
        </w:rPr>
      </w:pPr>
    </w:p>
    <w:p w:rsidR="0004649E" w:rsidRDefault="00C53B98" w:rsidP="008A762A">
      <w:pPr>
        <w:jc w:val="center"/>
        <w:outlineLvl w:val="0"/>
        <w:rPr>
          <w:del w:id="241" w:author="ankit bhatia" w:date="2016-12-12T11:31:00Z"/>
          <w:rFonts w:asciiTheme="majorBidi" w:hAnsiTheme="majorBidi" w:cstheme="majorBidi"/>
          <w:sz w:val="16"/>
          <w:szCs w:val="16"/>
        </w:rPr>
        <w:pPrChange w:id="242" w:author="Onkar" w:date="2016-12-12T12:15:00Z">
          <w:pPr>
            <w:jc w:val="center"/>
          </w:pPr>
        </w:pPrChange>
      </w:pPr>
      <w:del w:id="243" w:author="ankit bhatia" w:date="2016-12-12T11:31:00Z">
        <w:r>
          <w:rPr>
            <w:rFonts w:asciiTheme="majorBidi" w:hAnsiTheme="majorBidi" w:cstheme="majorBidi"/>
            <w:sz w:val="16"/>
            <w:szCs w:val="16"/>
          </w:rPr>
          <w:delText>FUNCTIONAL BLOCK DIAGRAM</w:delText>
        </w:r>
      </w:del>
    </w:p>
    <w:p w:rsidR="00C53B98" w:rsidRPr="0004649E" w:rsidRDefault="00C53B98" w:rsidP="0004649E">
      <w:pPr>
        <w:jc w:val="center"/>
        <w:rPr>
          <w:del w:id="244" w:author="ankit bhatia" w:date="2016-12-12T11:31:00Z"/>
          <w:rFonts w:asciiTheme="majorBidi" w:hAnsiTheme="majorBidi" w:cstheme="majorBidi"/>
          <w:sz w:val="16"/>
          <w:szCs w:val="16"/>
        </w:rPr>
      </w:pPr>
      <w:del w:id="245" w:author="ankit bhatia" w:date="2016-12-12T11:31:00Z">
        <w:r>
          <w:rPr>
            <w:noProof/>
          </w:rPr>
          <w:drawing>
            <wp:inline distT="0" distB="0" distL="0" distR="0">
              <wp:extent cx="2877820" cy="14147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820" cy="1414732"/>
                      </a:xfrm>
                      <a:prstGeom prst="rect">
                        <a:avLst/>
                      </a:prstGeom>
                    </pic:spPr>
                  </pic:pic>
                </a:graphicData>
              </a:graphic>
            </wp:inline>
          </w:drawing>
        </w:r>
      </w:del>
    </w:p>
    <w:p w:rsidR="00EE6FCB" w:rsidRPr="00EE6FCB" w:rsidRDefault="00EE6FCB" w:rsidP="00EE6FCB">
      <w:pPr>
        <w:rPr>
          <w:del w:id="246" w:author="ankit bhatia" w:date="2016-12-12T11:31:00Z"/>
          <w:rFonts w:ascii="Cambria Math" w:hAnsi="Cambria Math" w:cstheme="majorBidi"/>
          <w:sz w:val="20"/>
          <w:szCs w:val="20"/>
        </w:rPr>
      </w:pPr>
    </w:p>
    <w:p w:rsidR="00D120BE" w:rsidRDefault="0004649E" w:rsidP="00AE40A5">
      <w:pPr>
        <w:rPr>
          <w:del w:id="247" w:author="ankit bhatia" w:date="2016-12-12T11:31:00Z"/>
        </w:rPr>
      </w:pPr>
      <w:del w:id="248" w:author="ankit bhatia" w:date="2016-12-12T11:31:00Z">
        <w:r>
          <w:rPr>
            <w:noProof/>
          </w:rPr>
          <w:drawing>
            <wp:inline distT="0" distB="0" distL="0" distR="0">
              <wp:extent cx="2743200" cy="1744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744980"/>
                      </a:xfrm>
                      <a:prstGeom prst="rect">
                        <a:avLst/>
                      </a:prstGeom>
                    </pic:spPr>
                  </pic:pic>
                </a:graphicData>
              </a:graphic>
            </wp:inline>
          </w:drawing>
        </w:r>
      </w:del>
    </w:p>
    <w:p w:rsidR="00251F2D" w:rsidRDefault="00C53B98" w:rsidP="00AE40A5">
      <w:pPr>
        <w:rPr>
          <w:del w:id="249" w:author="ankit bhatia" w:date="2016-12-12T11:31:00Z"/>
        </w:rPr>
      </w:pPr>
      <w:del w:id="250" w:author="ankit bhatia" w:date="2016-12-12T11:31:00Z">
        <w:r>
          <w:rPr>
            <w:noProof/>
          </w:rPr>
          <w:drawing>
            <wp:inline distT="0" distB="0" distL="0" distR="0">
              <wp:extent cx="2743200" cy="193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931670"/>
                      </a:xfrm>
                      <a:prstGeom prst="rect">
                        <a:avLst/>
                      </a:prstGeom>
                    </pic:spPr>
                  </pic:pic>
                </a:graphicData>
              </a:graphic>
            </wp:inline>
          </w:drawing>
        </w:r>
      </w:del>
    </w:p>
    <w:p w:rsidR="00251F2D" w:rsidRDefault="00C53B98" w:rsidP="00AE40A5">
      <w:pPr>
        <w:rPr>
          <w:del w:id="251" w:author="ankit bhatia" w:date="2016-12-12T11:31:00Z"/>
        </w:rPr>
      </w:pPr>
      <w:del w:id="252" w:author="ankit bhatia" w:date="2016-12-12T11:31:00Z">
        <w:r>
          <w:rPr>
            <w:noProof/>
          </w:rPr>
          <w:drawing>
            <wp:inline distT="0" distB="0" distL="0" distR="0">
              <wp:extent cx="2009775" cy="14001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9775" cy="1400175"/>
                      </a:xfrm>
                      <a:prstGeom prst="rect">
                        <a:avLst/>
                      </a:prstGeom>
                    </pic:spPr>
                  </pic:pic>
                </a:graphicData>
              </a:graphic>
            </wp:inline>
          </w:drawing>
        </w:r>
      </w:del>
    </w:p>
    <w:p w:rsidR="00D120BE" w:rsidRDefault="0033682F" w:rsidP="00B85658">
      <w:pPr>
        <w:jc w:val="center"/>
        <w:rPr>
          <w:rFonts w:ascii="Times New Roman" w:hAnsi="Times New Roman" w:cs="Times New Roman"/>
          <w:sz w:val="16"/>
          <w:szCs w:val="16"/>
        </w:rPr>
      </w:pPr>
      <w:proofErr w:type="gramStart"/>
      <w:r>
        <w:rPr>
          <w:rFonts w:ascii="Times New Roman" w:hAnsi="Times New Roman" w:cs="Times New Roman"/>
          <w:sz w:val="16"/>
          <w:szCs w:val="16"/>
        </w:rPr>
        <w:t xml:space="preserve">Fig. </w:t>
      </w:r>
      <w:ins w:id="253" w:author="ankit bhatia" w:date="2016-12-12T11:31:00Z">
        <w:r>
          <w:rPr>
            <w:rFonts w:ascii="Times New Roman" w:hAnsi="Times New Roman" w:cs="Times New Roman"/>
            <w:sz w:val="16"/>
            <w:szCs w:val="16"/>
          </w:rPr>
          <w:t>3.</w:t>
        </w:r>
        <w:proofErr w:type="gramEnd"/>
        <w:r>
          <w:rPr>
            <w:rFonts w:ascii="Times New Roman" w:hAnsi="Times New Roman" w:cs="Times New Roman"/>
            <w:sz w:val="16"/>
            <w:szCs w:val="16"/>
          </w:rPr>
          <w:t xml:space="preserve"> </w:t>
        </w:r>
      </w:ins>
      <w:del w:id="254" w:author="ankit bhatia" w:date="2016-12-12T11:31:00Z">
        <w:r w:rsidR="00C53B98">
          <w:rPr>
            <w:rFonts w:ascii="Times New Roman" w:hAnsi="Times New Roman" w:cs="Times New Roman"/>
            <w:sz w:val="16"/>
            <w:szCs w:val="16"/>
          </w:rPr>
          <w:delText>2</w:delText>
        </w:r>
        <w:r>
          <w:rPr>
            <w:rFonts w:ascii="Times New Roman" w:hAnsi="Times New Roman" w:cs="Times New Roman"/>
            <w:sz w:val="16"/>
            <w:szCs w:val="16"/>
          </w:rPr>
          <w:delText xml:space="preserve">. </w:delText>
        </w:r>
      </w:del>
      <w:r>
        <w:rPr>
          <w:rFonts w:ascii="Times New Roman" w:hAnsi="Times New Roman" w:cs="Times New Roman"/>
          <w:sz w:val="16"/>
          <w:szCs w:val="16"/>
        </w:rPr>
        <w:t xml:space="preserve">Equivalent Circuit of </w:t>
      </w:r>
      <w:r w:rsidR="00184C1E">
        <w:rPr>
          <w:rFonts w:ascii="Times New Roman" w:hAnsi="Times New Roman" w:cs="Times New Roman"/>
          <w:sz w:val="16"/>
          <w:szCs w:val="16"/>
        </w:rPr>
        <w:t>Synchronous Generator</w:t>
      </w:r>
      <w:del w:id="255" w:author="ankit bhatia" w:date="2016-12-12T11:31:00Z">
        <w:r w:rsidR="00C53B98">
          <w:rPr>
            <w:rFonts w:ascii="Times New Roman" w:hAnsi="Times New Roman" w:cs="Times New Roman"/>
            <w:sz w:val="16"/>
            <w:szCs w:val="16"/>
          </w:rPr>
          <w:delText xml:space="preserve"> with reference frame fixed to rotor</w:delText>
        </w:r>
      </w:del>
    </w:p>
    <w:p w:rsidR="00D120BE" w:rsidRPr="00FA7368" w:rsidRDefault="00D120BE" w:rsidP="00AE40A5">
      <w:pPr>
        <w:rPr>
          <w:ins w:id="256" w:author="ankit bhatia" w:date="2016-12-12T11:31:00Z"/>
          <w:rFonts w:ascii="Times New Roman" w:hAnsi="Times New Roman" w:cs="Times New Roman"/>
          <w:sz w:val="20"/>
          <w:szCs w:val="20"/>
        </w:rPr>
      </w:pPr>
      <w:ins w:id="257" w:author="ankit bhatia" w:date="2016-12-12T11:31:00Z">
        <w:r w:rsidRPr="00FA7368">
          <w:rPr>
            <w:rFonts w:ascii="Times New Roman" w:hAnsi="Times New Roman" w:cs="Times New Roman"/>
            <w:sz w:val="20"/>
            <w:szCs w:val="20"/>
          </w:rPr>
          <w:t>Equations</w:t>
        </w:r>
      </w:ins>
    </w:p>
    <w:p w:rsidR="0033682F" w:rsidRPr="004B76C2" w:rsidRDefault="0033682F" w:rsidP="00AE40A5">
      <w:pPr>
        <w:rPr>
          <w:ins w:id="258" w:author="ankit bhatia" w:date="2016-12-12T11:31:00Z"/>
          <w:rFonts w:ascii="Times New Roman" w:hAnsi="Times New Roman" w:cs="Times New Roman"/>
          <w:sz w:val="20"/>
          <w:szCs w:val="20"/>
        </w:rPr>
      </w:pPr>
      <w:ins w:id="259" w:author="ankit bhatia" w:date="2016-12-12T11:31:00Z">
        <w:r w:rsidRPr="004B76C2">
          <w:rPr>
            <w:rFonts w:ascii="Times New Roman" w:hAnsi="Times New Roman" w:cs="Times New Roman"/>
            <w:sz w:val="20"/>
            <w:szCs w:val="20"/>
          </w:rPr>
          <w:t>With help Park’s equation we obtain the following equations. Here the torque and speed from windmill system is input to synchronous. Current is output of it. The stator windings are identical</w:t>
        </w:r>
        <w:r w:rsidR="00BE1878" w:rsidRPr="004B76C2">
          <w:rPr>
            <w:rFonts w:ascii="Times New Roman" w:hAnsi="Times New Roman" w:cs="Times New Roman"/>
            <w:sz w:val="20"/>
            <w:szCs w:val="20"/>
          </w:rPr>
          <w:t xml:space="preserve"> with phase shift of 120 degree.</w:t>
        </w:r>
      </w:ins>
    </w:p>
    <w:p w:rsidR="00D120BE" w:rsidRPr="00D120BE" w:rsidRDefault="00D120BE" w:rsidP="00D120BE">
      <w:pPr>
        <w:rPr>
          <w:ins w:id="260" w:author="ankit bhatia" w:date="2016-12-12T11:31:00Z"/>
          <w:rFonts w:asciiTheme="majorBidi" w:hAnsiTheme="majorBidi" w:cstheme="majorBidi"/>
          <w:sz w:val="20"/>
          <w:szCs w:val="20"/>
        </w:rPr>
      </w:pPr>
      <w:ins w:id="261" w:author="ankit bhatia" w:date="2016-12-12T11:31:00Z">
        <w:r w:rsidRPr="00D120BE">
          <w:rPr>
            <w:rFonts w:asciiTheme="majorBidi" w:hAnsiTheme="majorBidi" w:cstheme="majorBidi"/>
            <w:sz w:val="20"/>
            <w:szCs w:val="20"/>
          </w:rPr>
          <w:t>Stator voltage:</w:t>
        </w:r>
      </w:ins>
    </w:p>
    <w:p w:rsidR="00D120BE" w:rsidRPr="00C67553" w:rsidRDefault="00D120BE" w:rsidP="00D120BE">
      <w:pPr>
        <w:rPr>
          <w:ins w:id="262" w:author="ankit bhatia" w:date="2016-12-12T11:31:00Z"/>
          <w:rFonts w:asciiTheme="majorBidi" w:hAnsiTheme="majorBidi" w:cstheme="majorBidi"/>
          <w:sz w:val="20"/>
          <w:szCs w:val="20"/>
        </w:rPr>
      </w:pPr>
    </w:p>
    <w:p w:rsidR="00D120BE" w:rsidRPr="00C67553" w:rsidRDefault="00C40D1D" w:rsidP="00D120BE">
      <w:pPr>
        <w:rPr>
          <w:ins w:id="263" w:author="ankit bhatia" w:date="2016-12-12T11:31:00Z"/>
          <w:rFonts w:asciiTheme="majorBidi" w:hAnsiTheme="majorBidi" w:cstheme="majorBidi"/>
          <w:sz w:val="20"/>
          <w:szCs w:val="20"/>
        </w:rPr>
      </w:pPr>
      <m:oMath>
        <m:sSubSup>
          <m:sSubSupPr>
            <m:ctrlPr>
              <w:ins w:id="264" w:author="ankit bhatia" w:date="2016-12-12T11:31:00Z">
                <w:rPr>
                  <w:rFonts w:ascii="Cambria Math" w:hAnsi="Cambria Math" w:cstheme="majorBidi"/>
                  <w:sz w:val="20"/>
                  <w:szCs w:val="20"/>
                </w:rPr>
              </w:ins>
            </m:ctrlPr>
          </m:sSubSupPr>
          <m:e>
            <w:ins w:id="265" w:author="ankit bhatia" w:date="2016-12-12T11:31:00Z">
              <m:r>
                <w:rPr>
                  <w:rFonts w:ascii="Cambria Math" w:hAnsi="Cambria Math" w:cstheme="majorBidi"/>
                  <w:sz w:val="20"/>
                  <w:szCs w:val="20"/>
                </w:rPr>
                <m:t>υ</m:t>
              </m:r>
            </w:ins>
          </m:e>
          <m:sub>
            <w:ins w:id="266" w:author="ankit bhatia" w:date="2016-12-12T11:31:00Z">
              <m:r>
                <w:rPr>
                  <w:rFonts w:ascii="Cambria Math" w:hAnsi="Cambria Math" w:cstheme="majorBidi"/>
                  <w:sz w:val="20"/>
                  <w:szCs w:val="20"/>
                </w:rPr>
                <m:t>qs</m:t>
              </m:r>
            </w:ins>
          </m:sub>
          <m:sup>
            <w:ins w:id="267" w:author="ankit bhatia" w:date="2016-12-12T11:31:00Z">
              <m:r>
                <w:rPr>
                  <w:rFonts w:ascii="Cambria Math" w:hAnsi="Cambria Math" w:cstheme="majorBidi"/>
                  <w:sz w:val="20"/>
                  <w:szCs w:val="20"/>
                </w:rPr>
                <m:t>r</m:t>
              </m:r>
            </w:ins>
          </m:sup>
        </m:sSubSup>
        <w:ins w:id="268" w:author="ankit bhatia" w:date="2016-12-12T11:31:00Z">
          <m:r>
            <m:rPr>
              <m:sty m:val="p"/>
            </m:rPr>
            <w:rPr>
              <w:rFonts w:ascii="Cambria Math" w:hAnsi="Cambria Math" w:cstheme="majorBidi"/>
              <w:sz w:val="20"/>
              <w:szCs w:val="20"/>
            </w:rPr>
            <m:t>=-</m:t>
          </m:r>
        </w:ins>
        <m:sSub>
          <m:sSubPr>
            <m:ctrlPr>
              <w:ins w:id="269" w:author="ankit bhatia" w:date="2016-12-12T11:31:00Z">
                <w:rPr>
                  <w:rFonts w:ascii="Cambria Math" w:hAnsi="Cambria Math" w:cstheme="majorBidi"/>
                  <w:sz w:val="20"/>
                  <w:szCs w:val="20"/>
                </w:rPr>
              </w:ins>
            </m:ctrlPr>
          </m:sSubPr>
          <m:e>
            <w:ins w:id="270" w:author="ankit bhatia" w:date="2016-12-12T11:31:00Z">
              <m:r>
                <w:rPr>
                  <w:rFonts w:ascii="Cambria Math" w:hAnsi="Cambria Math" w:cstheme="majorBidi"/>
                  <w:sz w:val="20"/>
                  <w:szCs w:val="20"/>
                </w:rPr>
                <m:t>r</m:t>
              </m:r>
            </w:ins>
          </m:e>
          <m:sub>
            <w:ins w:id="271" w:author="ankit bhatia" w:date="2016-12-12T11:31:00Z">
              <m:r>
                <w:rPr>
                  <w:rFonts w:ascii="Cambria Math" w:hAnsi="Cambria Math" w:cstheme="majorBidi"/>
                  <w:sz w:val="20"/>
                  <w:szCs w:val="20"/>
                </w:rPr>
                <m:t>s</m:t>
              </m:r>
            </w:ins>
          </m:sub>
        </m:sSub>
        <m:sSubSup>
          <m:sSubSupPr>
            <m:ctrlPr>
              <w:ins w:id="272" w:author="ankit bhatia" w:date="2016-12-12T11:31:00Z">
                <w:rPr>
                  <w:rFonts w:ascii="Cambria Math" w:hAnsi="Cambria Math" w:cstheme="majorBidi"/>
                  <w:sz w:val="20"/>
                  <w:szCs w:val="20"/>
                </w:rPr>
              </w:ins>
            </m:ctrlPr>
          </m:sSubSupPr>
          <m:e>
            <w:ins w:id="273" w:author="ankit bhatia" w:date="2016-12-12T11:31:00Z">
              <m:r>
                <w:rPr>
                  <w:rFonts w:ascii="Cambria Math" w:hAnsi="Cambria Math" w:cstheme="majorBidi"/>
                  <w:sz w:val="20"/>
                  <w:szCs w:val="20"/>
                </w:rPr>
                <m:t>i</m:t>
              </m:r>
            </w:ins>
          </m:e>
          <m:sub>
            <w:ins w:id="274" w:author="ankit bhatia" w:date="2016-12-12T11:31:00Z">
              <m:r>
                <w:rPr>
                  <w:rFonts w:ascii="Cambria Math" w:hAnsi="Cambria Math" w:cstheme="majorBidi"/>
                  <w:sz w:val="20"/>
                  <w:szCs w:val="20"/>
                </w:rPr>
                <m:t>qs</m:t>
              </m:r>
            </w:ins>
          </m:sub>
          <m:sup>
            <w:ins w:id="275" w:author="ankit bhatia" w:date="2016-12-12T11:31:00Z">
              <m:r>
                <w:rPr>
                  <w:rFonts w:ascii="Cambria Math" w:hAnsi="Cambria Math" w:cstheme="majorBidi"/>
                  <w:sz w:val="20"/>
                  <w:szCs w:val="20"/>
                </w:rPr>
                <m:t>r</m:t>
              </m:r>
            </w:ins>
          </m:sup>
        </m:sSubSup>
        <w:ins w:id="276" w:author="ankit bhatia" w:date="2016-12-12T11:31:00Z">
          <m:r>
            <m:rPr>
              <m:sty m:val="p"/>
            </m:rPr>
            <w:rPr>
              <w:rFonts w:ascii="Cambria Math" w:hAnsi="Cambria Math" w:cstheme="majorBidi"/>
              <w:sz w:val="20"/>
              <w:szCs w:val="20"/>
            </w:rPr>
            <m:t>+</m:t>
          </m:r>
        </w:ins>
        <m:sSub>
          <m:sSubPr>
            <m:ctrlPr>
              <w:ins w:id="277" w:author="ankit bhatia" w:date="2016-12-12T11:31:00Z">
                <w:rPr>
                  <w:rFonts w:ascii="Cambria Math" w:hAnsi="Cambria Math" w:cstheme="majorBidi"/>
                  <w:sz w:val="20"/>
                  <w:szCs w:val="20"/>
                </w:rPr>
              </w:ins>
            </m:ctrlPr>
          </m:sSubPr>
          <m:e>
            <w:ins w:id="278" w:author="ankit bhatia" w:date="2016-12-12T11:31:00Z">
              <m:r>
                <w:rPr>
                  <w:rFonts w:ascii="Cambria Math" w:hAnsi="Cambria Math" w:cstheme="majorBidi"/>
                  <w:sz w:val="20"/>
                  <w:szCs w:val="20"/>
                </w:rPr>
                <m:t>ω</m:t>
              </m:r>
            </w:ins>
          </m:e>
          <m:sub>
            <w:ins w:id="279" w:author="ankit bhatia" w:date="2016-12-12T11:31:00Z">
              <m:r>
                <w:rPr>
                  <w:rFonts w:ascii="Cambria Math" w:hAnsi="Cambria Math" w:cstheme="majorBidi"/>
                  <w:sz w:val="20"/>
                  <w:szCs w:val="20"/>
                </w:rPr>
                <m:t>r</m:t>
              </m:r>
            </w:ins>
          </m:sub>
        </m:sSub>
        <m:sSubSup>
          <m:sSubSupPr>
            <m:ctrlPr>
              <w:ins w:id="280" w:author="ankit bhatia" w:date="2016-12-12T11:31:00Z">
                <w:rPr>
                  <w:rFonts w:ascii="Cambria Math" w:hAnsi="Cambria Math" w:cstheme="majorBidi"/>
                  <w:sz w:val="20"/>
                  <w:szCs w:val="20"/>
                </w:rPr>
              </w:ins>
            </m:ctrlPr>
          </m:sSubSupPr>
          <m:e>
            <w:ins w:id="281" w:author="ankit bhatia" w:date="2016-12-12T11:31:00Z">
              <m:r>
                <w:rPr>
                  <w:rFonts w:ascii="Cambria Math" w:hAnsi="Cambria Math" w:cstheme="majorBidi"/>
                  <w:sz w:val="20"/>
                  <w:szCs w:val="20"/>
                </w:rPr>
                <m:t>λ</m:t>
              </m:r>
            </w:ins>
          </m:e>
          <m:sub>
            <w:ins w:id="282" w:author="ankit bhatia" w:date="2016-12-12T11:31:00Z">
              <m:r>
                <w:rPr>
                  <w:rFonts w:ascii="Cambria Math" w:hAnsi="Cambria Math" w:cstheme="majorBidi"/>
                  <w:sz w:val="20"/>
                  <w:szCs w:val="20"/>
                </w:rPr>
                <m:t>ds</m:t>
              </m:r>
            </w:ins>
          </m:sub>
          <m:sup>
            <w:ins w:id="283" w:author="ankit bhatia" w:date="2016-12-12T11:31:00Z">
              <m:r>
                <w:rPr>
                  <w:rFonts w:ascii="Cambria Math" w:hAnsi="Cambria Math" w:cstheme="majorBidi"/>
                  <w:sz w:val="20"/>
                  <w:szCs w:val="20"/>
                </w:rPr>
                <m:t>r</m:t>
              </m:r>
            </w:ins>
          </m:sup>
        </m:sSubSup>
        <w:ins w:id="284" w:author="ankit bhatia" w:date="2016-12-12T11:31:00Z">
          <m:r>
            <m:rPr>
              <m:sty m:val="p"/>
            </m:rPr>
            <w:rPr>
              <w:rFonts w:ascii="Cambria Math" w:hAnsi="Cambria Math" w:cstheme="majorBidi"/>
              <w:sz w:val="20"/>
              <w:szCs w:val="20"/>
            </w:rPr>
            <m:t>+</m:t>
          </m:r>
          <m:r>
            <w:rPr>
              <w:rFonts w:ascii="Cambria Math" w:hAnsi="Cambria Math" w:cstheme="majorBidi"/>
              <w:sz w:val="20"/>
              <w:szCs w:val="20"/>
            </w:rPr>
            <m:t>p</m:t>
          </m:r>
        </w:ins>
        <m:sSubSup>
          <m:sSubSupPr>
            <m:ctrlPr>
              <w:ins w:id="285" w:author="ankit bhatia" w:date="2016-12-12T11:31:00Z">
                <w:rPr>
                  <w:rFonts w:ascii="Cambria Math" w:hAnsi="Cambria Math" w:cstheme="majorBidi"/>
                  <w:sz w:val="20"/>
                  <w:szCs w:val="20"/>
                </w:rPr>
              </w:ins>
            </m:ctrlPr>
          </m:sSubSupPr>
          <m:e>
            <w:ins w:id="286" w:author="ankit bhatia" w:date="2016-12-12T11:31:00Z">
              <m:r>
                <w:rPr>
                  <w:rFonts w:ascii="Cambria Math" w:hAnsi="Cambria Math" w:cstheme="majorBidi"/>
                  <w:sz w:val="20"/>
                  <w:szCs w:val="20"/>
                </w:rPr>
                <m:t>λ</m:t>
              </m:r>
            </w:ins>
          </m:e>
          <m:sub>
            <w:ins w:id="287" w:author="ankit bhatia" w:date="2016-12-12T11:31:00Z">
              <m:r>
                <w:rPr>
                  <w:rFonts w:ascii="Cambria Math" w:hAnsi="Cambria Math" w:cstheme="majorBidi"/>
                  <w:sz w:val="20"/>
                  <w:szCs w:val="20"/>
                </w:rPr>
                <m:t>qs</m:t>
              </m:r>
            </w:ins>
          </m:sub>
          <m:sup>
            <w:ins w:id="288" w:author="ankit bhatia" w:date="2016-12-12T11:31:00Z">
              <m:r>
                <w:rPr>
                  <w:rFonts w:ascii="Cambria Math" w:hAnsi="Cambria Math" w:cstheme="majorBidi"/>
                  <w:sz w:val="20"/>
                  <w:szCs w:val="20"/>
                </w:rPr>
                <m:t>r</m:t>
              </m:r>
            </w:ins>
          </m:sup>
        </m:sSubSup>
        <w:ins w:id="289" w:author="Onkar" w:date="2016-12-12T12:15:00Z"/>
      </m:oMath>
      <w:r w:rsidR="00CD7272">
        <w:rPr>
          <w:rFonts w:asciiTheme="majorBidi" w:hAnsiTheme="majorBidi" w:cstheme="majorBidi"/>
          <w:sz w:val="20"/>
          <w:szCs w:val="20"/>
        </w:rPr>
        <w:tab/>
      </w:r>
      <w:ins w:id="290" w:author="ankit bhatia" w:date="2016-12-12T11:31:00Z">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1)</w:t>
        </w:r>
      </w:ins>
    </w:p>
    <w:p w:rsidR="00D120BE" w:rsidRPr="00C67553" w:rsidRDefault="00C40D1D" w:rsidP="00D120BE">
      <w:pPr>
        <w:rPr>
          <w:ins w:id="291" w:author="ankit bhatia" w:date="2016-12-12T11:31:00Z"/>
          <w:rFonts w:asciiTheme="majorBidi" w:hAnsiTheme="majorBidi" w:cstheme="majorBidi"/>
          <w:sz w:val="20"/>
          <w:szCs w:val="20"/>
        </w:rPr>
      </w:pPr>
      <m:oMath>
        <m:sSubSup>
          <m:sSubSupPr>
            <m:ctrlPr>
              <w:ins w:id="292" w:author="ankit bhatia" w:date="2016-12-12T11:31:00Z">
                <w:rPr>
                  <w:rFonts w:ascii="Cambria Math" w:hAnsi="Cambria Math" w:cstheme="majorBidi"/>
                  <w:sz w:val="20"/>
                  <w:szCs w:val="20"/>
                </w:rPr>
              </w:ins>
            </m:ctrlPr>
          </m:sSubSupPr>
          <m:e>
            <w:ins w:id="293" w:author="ankit bhatia" w:date="2016-12-12T11:31:00Z">
              <m:r>
                <w:rPr>
                  <w:rFonts w:ascii="Cambria Math" w:hAnsi="Cambria Math" w:cstheme="majorBidi"/>
                  <w:sz w:val="20"/>
                  <w:szCs w:val="20"/>
                </w:rPr>
                <m:t>υ</m:t>
              </m:r>
            </w:ins>
          </m:e>
          <m:sub>
            <w:ins w:id="294" w:author="ankit bhatia" w:date="2016-12-12T11:31:00Z">
              <m:r>
                <w:rPr>
                  <w:rFonts w:ascii="Cambria Math" w:hAnsi="Cambria Math" w:cstheme="majorBidi"/>
                  <w:sz w:val="20"/>
                  <w:szCs w:val="20"/>
                </w:rPr>
                <m:t>ds</m:t>
              </m:r>
            </w:ins>
          </m:sub>
          <m:sup>
            <w:ins w:id="295" w:author="ankit bhatia" w:date="2016-12-12T11:31:00Z">
              <m:r>
                <w:rPr>
                  <w:rFonts w:ascii="Cambria Math" w:hAnsi="Cambria Math" w:cstheme="majorBidi"/>
                  <w:sz w:val="20"/>
                  <w:szCs w:val="20"/>
                </w:rPr>
                <m:t>r</m:t>
              </m:r>
            </w:ins>
          </m:sup>
        </m:sSubSup>
        <w:ins w:id="296" w:author="ankit bhatia" w:date="2016-12-12T11:31:00Z">
          <m:r>
            <m:rPr>
              <m:sty m:val="p"/>
            </m:rPr>
            <w:rPr>
              <w:rFonts w:ascii="Cambria Math" w:hAnsi="Cambria Math" w:cstheme="majorBidi"/>
              <w:sz w:val="20"/>
              <w:szCs w:val="20"/>
            </w:rPr>
            <m:t>=-</m:t>
          </m:r>
        </w:ins>
        <m:sSub>
          <m:sSubPr>
            <m:ctrlPr>
              <w:ins w:id="297" w:author="ankit bhatia" w:date="2016-12-12T11:31:00Z">
                <w:rPr>
                  <w:rFonts w:ascii="Cambria Math" w:hAnsi="Cambria Math" w:cstheme="majorBidi"/>
                  <w:sz w:val="20"/>
                  <w:szCs w:val="20"/>
                </w:rPr>
              </w:ins>
            </m:ctrlPr>
          </m:sSubPr>
          <m:e>
            <w:ins w:id="298" w:author="ankit bhatia" w:date="2016-12-12T11:31:00Z">
              <m:r>
                <w:rPr>
                  <w:rFonts w:ascii="Cambria Math" w:hAnsi="Cambria Math" w:cstheme="majorBidi"/>
                  <w:sz w:val="20"/>
                  <w:szCs w:val="20"/>
                </w:rPr>
                <m:t>r</m:t>
              </m:r>
            </w:ins>
          </m:e>
          <m:sub>
            <w:ins w:id="299" w:author="ankit bhatia" w:date="2016-12-12T11:31:00Z">
              <m:r>
                <w:rPr>
                  <w:rFonts w:ascii="Cambria Math" w:hAnsi="Cambria Math" w:cstheme="majorBidi"/>
                  <w:sz w:val="20"/>
                  <w:szCs w:val="20"/>
                </w:rPr>
                <m:t>s</m:t>
              </m:r>
            </w:ins>
          </m:sub>
        </m:sSub>
        <m:sSubSup>
          <m:sSubSupPr>
            <m:ctrlPr>
              <w:ins w:id="300" w:author="ankit bhatia" w:date="2016-12-12T11:31:00Z">
                <w:rPr>
                  <w:rFonts w:ascii="Cambria Math" w:hAnsi="Cambria Math" w:cstheme="majorBidi"/>
                  <w:sz w:val="20"/>
                  <w:szCs w:val="20"/>
                </w:rPr>
              </w:ins>
            </m:ctrlPr>
          </m:sSubSupPr>
          <m:e>
            <w:ins w:id="301" w:author="ankit bhatia" w:date="2016-12-12T11:31:00Z">
              <m:r>
                <w:rPr>
                  <w:rFonts w:ascii="Cambria Math" w:hAnsi="Cambria Math" w:cstheme="majorBidi"/>
                  <w:sz w:val="20"/>
                  <w:szCs w:val="20"/>
                </w:rPr>
                <m:t>i</m:t>
              </m:r>
            </w:ins>
          </m:e>
          <m:sub>
            <w:ins w:id="302" w:author="ankit bhatia" w:date="2016-12-12T11:31:00Z">
              <m:r>
                <w:rPr>
                  <w:rFonts w:ascii="Cambria Math" w:hAnsi="Cambria Math" w:cstheme="majorBidi"/>
                  <w:sz w:val="20"/>
                  <w:szCs w:val="20"/>
                </w:rPr>
                <m:t>ds</m:t>
              </m:r>
            </w:ins>
          </m:sub>
          <m:sup>
            <w:ins w:id="303" w:author="ankit bhatia" w:date="2016-12-12T11:31:00Z">
              <m:r>
                <w:rPr>
                  <w:rFonts w:ascii="Cambria Math" w:hAnsi="Cambria Math" w:cstheme="majorBidi"/>
                  <w:sz w:val="20"/>
                  <w:szCs w:val="20"/>
                </w:rPr>
                <m:t>r</m:t>
              </m:r>
            </w:ins>
          </m:sup>
        </m:sSubSup>
        <w:ins w:id="304" w:author="ankit bhatia" w:date="2016-12-12T11:31:00Z">
          <m:r>
            <m:rPr>
              <m:sty m:val="p"/>
            </m:rPr>
            <w:rPr>
              <w:rFonts w:ascii="Cambria Math" w:hAnsi="Cambria Math" w:cstheme="majorBidi"/>
              <w:sz w:val="20"/>
              <w:szCs w:val="20"/>
            </w:rPr>
            <m:t>-</m:t>
          </m:r>
        </w:ins>
        <m:sSub>
          <m:sSubPr>
            <m:ctrlPr>
              <w:ins w:id="305" w:author="ankit bhatia" w:date="2016-12-12T11:31:00Z">
                <w:rPr>
                  <w:rFonts w:ascii="Cambria Math" w:hAnsi="Cambria Math" w:cstheme="majorBidi"/>
                  <w:sz w:val="20"/>
                  <w:szCs w:val="20"/>
                </w:rPr>
              </w:ins>
            </m:ctrlPr>
          </m:sSubPr>
          <m:e>
            <w:ins w:id="306" w:author="ankit bhatia" w:date="2016-12-12T11:31:00Z">
              <m:r>
                <w:rPr>
                  <w:rFonts w:ascii="Cambria Math" w:hAnsi="Cambria Math" w:cstheme="majorBidi"/>
                  <w:sz w:val="20"/>
                  <w:szCs w:val="20"/>
                </w:rPr>
                <m:t>ω</m:t>
              </m:r>
            </w:ins>
          </m:e>
          <m:sub>
            <w:ins w:id="307" w:author="ankit bhatia" w:date="2016-12-12T11:31:00Z">
              <m:r>
                <w:rPr>
                  <w:rFonts w:ascii="Cambria Math" w:hAnsi="Cambria Math" w:cstheme="majorBidi"/>
                  <w:sz w:val="20"/>
                  <w:szCs w:val="20"/>
                </w:rPr>
                <m:t>r</m:t>
              </m:r>
            </w:ins>
          </m:sub>
        </m:sSub>
        <m:sSubSup>
          <m:sSubSupPr>
            <m:ctrlPr>
              <w:ins w:id="308" w:author="ankit bhatia" w:date="2016-12-12T11:31:00Z">
                <w:rPr>
                  <w:rFonts w:ascii="Cambria Math" w:hAnsi="Cambria Math" w:cstheme="majorBidi"/>
                  <w:sz w:val="20"/>
                  <w:szCs w:val="20"/>
                </w:rPr>
              </w:ins>
            </m:ctrlPr>
          </m:sSubSupPr>
          <m:e>
            <w:ins w:id="309" w:author="ankit bhatia" w:date="2016-12-12T11:31:00Z">
              <m:r>
                <w:rPr>
                  <w:rFonts w:ascii="Cambria Math" w:hAnsi="Cambria Math" w:cstheme="majorBidi"/>
                  <w:sz w:val="20"/>
                  <w:szCs w:val="20"/>
                </w:rPr>
                <m:t>λ</m:t>
              </m:r>
            </w:ins>
          </m:e>
          <m:sub>
            <w:ins w:id="310" w:author="ankit bhatia" w:date="2016-12-12T11:31:00Z">
              <m:r>
                <w:rPr>
                  <w:rFonts w:ascii="Cambria Math" w:hAnsi="Cambria Math" w:cstheme="majorBidi"/>
                  <w:sz w:val="20"/>
                  <w:szCs w:val="20"/>
                </w:rPr>
                <m:t>qs</m:t>
              </m:r>
            </w:ins>
          </m:sub>
          <m:sup>
            <w:ins w:id="311" w:author="ankit bhatia" w:date="2016-12-12T11:31:00Z">
              <m:r>
                <w:rPr>
                  <w:rFonts w:ascii="Cambria Math" w:hAnsi="Cambria Math" w:cstheme="majorBidi"/>
                  <w:sz w:val="20"/>
                  <w:szCs w:val="20"/>
                </w:rPr>
                <m:t>r</m:t>
              </m:r>
            </w:ins>
          </m:sup>
        </m:sSubSup>
        <w:ins w:id="312" w:author="ankit bhatia" w:date="2016-12-12T11:31:00Z">
          <m:r>
            <m:rPr>
              <m:sty m:val="p"/>
            </m:rPr>
            <w:rPr>
              <w:rFonts w:ascii="Cambria Math" w:hAnsi="Cambria Math" w:cstheme="majorBidi"/>
              <w:sz w:val="20"/>
              <w:szCs w:val="20"/>
            </w:rPr>
            <m:t>+</m:t>
          </m:r>
          <m:r>
            <w:rPr>
              <w:rFonts w:ascii="Cambria Math" w:hAnsi="Cambria Math" w:cstheme="majorBidi"/>
              <w:sz w:val="20"/>
              <w:szCs w:val="20"/>
            </w:rPr>
            <m:t>p</m:t>
          </m:r>
        </w:ins>
        <m:sSubSup>
          <m:sSubSupPr>
            <m:ctrlPr>
              <w:ins w:id="313" w:author="ankit bhatia" w:date="2016-12-12T11:31:00Z">
                <w:rPr>
                  <w:rFonts w:ascii="Cambria Math" w:hAnsi="Cambria Math" w:cstheme="majorBidi"/>
                  <w:sz w:val="20"/>
                  <w:szCs w:val="20"/>
                </w:rPr>
              </w:ins>
            </m:ctrlPr>
          </m:sSubSupPr>
          <m:e>
            <w:ins w:id="314" w:author="ankit bhatia" w:date="2016-12-12T11:31:00Z">
              <m:r>
                <w:rPr>
                  <w:rFonts w:ascii="Cambria Math" w:hAnsi="Cambria Math" w:cstheme="majorBidi"/>
                  <w:sz w:val="20"/>
                  <w:szCs w:val="20"/>
                </w:rPr>
                <m:t>λ</m:t>
              </m:r>
            </w:ins>
          </m:e>
          <m:sub>
            <w:ins w:id="315" w:author="ankit bhatia" w:date="2016-12-12T11:31:00Z">
              <m:r>
                <w:rPr>
                  <w:rFonts w:ascii="Cambria Math" w:hAnsi="Cambria Math" w:cstheme="majorBidi"/>
                  <w:sz w:val="20"/>
                  <w:szCs w:val="20"/>
                </w:rPr>
                <m:t>ds</m:t>
              </m:r>
            </w:ins>
          </m:sub>
          <m:sup>
            <w:ins w:id="316" w:author="ankit bhatia" w:date="2016-12-12T11:31:00Z">
              <m:r>
                <w:rPr>
                  <w:rFonts w:ascii="Cambria Math" w:hAnsi="Cambria Math" w:cstheme="majorBidi"/>
                  <w:sz w:val="20"/>
                  <w:szCs w:val="20"/>
                </w:rPr>
                <m:t>r</m:t>
              </m:r>
            </w:ins>
          </m:sup>
        </m:sSubSup>
        <w:ins w:id="317" w:author="Onkar" w:date="2016-12-12T12:15:00Z"/>
      </m:oMath>
      <w:r w:rsidR="00CD7272">
        <w:rPr>
          <w:rFonts w:asciiTheme="majorBidi" w:hAnsiTheme="majorBidi" w:cstheme="majorBidi"/>
          <w:sz w:val="20"/>
          <w:szCs w:val="20"/>
        </w:rPr>
        <w:tab/>
      </w:r>
      <w:ins w:id="318" w:author="ankit bhatia" w:date="2016-12-12T11:31:00Z">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2)</w:t>
        </w:r>
      </w:ins>
    </w:p>
    <w:p w:rsidR="00D120BE" w:rsidRPr="00C67553" w:rsidRDefault="00C40D1D" w:rsidP="00D120BE">
      <w:pPr>
        <w:rPr>
          <w:ins w:id="319" w:author="ankit bhatia" w:date="2016-12-12T11:31:00Z"/>
          <w:rFonts w:asciiTheme="majorBidi" w:hAnsiTheme="majorBidi" w:cstheme="majorBidi"/>
          <w:sz w:val="20"/>
          <w:szCs w:val="20"/>
        </w:rPr>
      </w:pPr>
      <m:oMath>
        <m:sSubSup>
          <m:sSubSupPr>
            <m:ctrlPr>
              <w:ins w:id="320" w:author="ankit bhatia" w:date="2016-12-12T11:31:00Z">
                <w:rPr>
                  <w:rFonts w:ascii="Cambria Math" w:hAnsi="Cambria Math" w:cstheme="majorBidi"/>
                  <w:sz w:val="20"/>
                  <w:szCs w:val="20"/>
                </w:rPr>
              </w:ins>
            </m:ctrlPr>
          </m:sSubSupPr>
          <m:e>
            <w:ins w:id="321" w:author="ankit bhatia" w:date="2016-12-12T11:31:00Z">
              <m:r>
                <w:rPr>
                  <w:rFonts w:ascii="Cambria Math" w:hAnsi="Cambria Math" w:cstheme="majorBidi"/>
                  <w:sz w:val="20"/>
                  <w:szCs w:val="20"/>
                </w:rPr>
                <m:t>υ</m:t>
              </m:r>
            </w:ins>
          </m:e>
          <m:sub>
            <w:ins w:id="322" w:author="ankit bhatia" w:date="2016-12-12T11:31:00Z">
              <m:r>
                <m:rPr>
                  <m:sty m:val="p"/>
                </m:rPr>
                <w:rPr>
                  <w:rFonts w:ascii="Cambria Math" w:hAnsi="Cambria Math" w:cstheme="majorBidi"/>
                  <w:sz w:val="20"/>
                  <w:szCs w:val="20"/>
                </w:rPr>
                <m:t>0</m:t>
              </m:r>
              <m:r>
                <w:rPr>
                  <w:rFonts w:ascii="Cambria Math" w:hAnsi="Cambria Math" w:cstheme="majorBidi"/>
                  <w:sz w:val="20"/>
                  <w:szCs w:val="20"/>
                </w:rPr>
                <m:t>s</m:t>
              </m:r>
            </w:ins>
          </m:sub>
          <m:sup>
            <w:ins w:id="323" w:author="ankit bhatia" w:date="2016-12-12T11:31:00Z">
              <m:r>
                <w:rPr>
                  <w:rFonts w:ascii="Cambria Math" w:hAnsi="Cambria Math" w:cstheme="majorBidi"/>
                  <w:sz w:val="20"/>
                  <w:szCs w:val="20"/>
                </w:rPr>
                <m:t>r</m:t>
              </m:r>
            </w:ins>
          </m:sup>
        </m:sSubSup>
        <w:ins w:id="324" w:author="ankit bhatia" w:date="2016-12-12T11:31:00Z">
          <m:r>
            <m:rPr>
              <m:sty m:val="p"/>
            </m:rPr>
            <w:rPr>
              <w:rFonts w:ascii="Cambria Math" w:hAnsi="Cambria Math" w:cstheme="majorBidi"/>
              <w:sz w:val="20"/>
              <w:szCs w:val="20"/>
            </w:rPr>
            <m:t>=-</m:t>
          </m:r>
        </w:ins>
        <m:sSub>
          <m:sSubPr>
            <m:ctrlPr>
              <w:ins w:id="325" w:author="ankit bhatia" w:date="2016-12-12T11:31:00Z">
                <w:rPr>
                  <w:rFonts w:ascii="Cambria Math" w:hAnsi="Cambria Math" w:cstheme="majorBidi"/>
                  <w:sz w:val="20"/>
                  <w:szCs w:val="20"/>
                </w:rPr>
              </w:ins>
            </m:ctrlPr>
          </m:sSubPr>
          <m:e>
            <w:ins w:id="326" w:author="ankit bhatia" w:date="2016-12-12T11:31:00Z">
              <m:r>
                <w:rPr>
                  <w:rFonts w:ascii="Cambria Math" w:hAnsi="Cambria Math" w:cstheme="majorBidi"/>
                  <w:sz w:val="20"/>
                  <w:szCs w:val="20"/>
                </w:rPr>
                <m:t>r</m:t>
              </m:r>
            </w:ins>
          </m:e>
          <m:sub>
            <w:ins w:id="327" w:author="ankit bhatia" w:date="2016-12-12T11:31:00Z">
              <m:r>
                <w:rPr>
                  <w:rFonts w:ascii="Cambria Math" w:hAnsi="Cambria Math" w:cstheme="majorBidi"/>
                  <w:sz w:val="20"/>
                  <w:szCs w:val="20"/>
                </w:rPr>
                <m:t>s</m:t>
              </m:r>
            </w:ins>
          </m:sub>
        </m:sSub>
        <m:sSubSup>
          <m:sSubSupPr>
            <m:ctrlPr>
              <w:ins w:id="328" w:author="ankit bhatia" w:date="2016-12-12T11:31:00Z">
                <w:rPr>
                  <w:rFonts w:ascii="Cambria Math" w:hAnsi="Cambria Math" w:cstheme="majorBidi"/>
                  <w:sz w:val="20"/>
                  <w:szCs w:val="20"/>
                </w:rPr>
              </w:ins>
            </m:ctrlPr>
          </m:sSubSupPr>
          <m:e>
            <w:ins w:id="329" w:author="ankit bhatia" w:date="2016-12-12T11:31:00Z">
              <m:r>
                <w:rPr>
                  <w:rFonts w:ascii="Cambria Math" w:hAnsi="Cambria Math" w:cstheme="majorBidi"/>
                  <w:sz w:val="20"/>
                  <w:szCs w:val="20"/>
                </w:rPr>
                <m:t>i</m:t>
              </m:r>
            </w:ins>
          </m:e>
          <m:sub>
            <w:ins w:id="330" w:author="ankit bhatia" w:date="2016-12-12T11:31:00Z">
              <m:r>
                <m:rPr>
                  <m:sty m:val="p"/>
                </m:rPr>
                <w:rPr>
                  <w:rFonts w:ascii="Cambria Math" w:hAnsi="Cambria Math" w:cstheme="majorBidi"/>
                  <w:sz w:val="20"/>
                  <w:szCs w:val="20"/>
                </w:rPr>
                <m:t>0</m:t>
              </m:r>
              <m:r>
                <w:rPr>
                  <w:rFonts w:ascii="Cambria Math" w:hAnsi="Cambria Math" w:cstheme="majorBidi"/>
                  <w:sz w:val="20"/>
                  <w:szCs w:val="20"/>
                </w:rPr>
                <m:t>s</m:t>
              </m:r>
            </w:ins>
          </m:sub>
          <m:sup>
            <w:ins w:id="331" w:author="ankit bhatia" w:date="2016-12-12T11:31:00Z">
              <m:r>
                <w:rPr>
                  <w:rFonts w:ascii="Cambria Math" w:hAnsi="Cambria Math" w:cstheme="majorBidi"/>
                  <w:sz w:val="20"/>
                  <w:szCs w:val="20"/>
                </w:rPr>
                <m:t>r</m:t>
              </m:r>
            </w:ins>
          </m:sup>
        </m:sSubSup>
        <w:ins w:id="332" w:author="ankit bhatia" w:date="2016-12-12T11:31:00Z">
          <m:r>
            <m:rPr>
              <m:sty m:val="p"/>
            </m:rPr>
            <w:rPr>
              <w:rFonts w:ascii="Cambria Math" w:hAnsi="Cambria Math" w:cstheme="majorBidi"/>
              <w:sz w:val="20"/>
              <w:szCs w:val="20"/>
            </w:rPr>
            <m:t>+</m:t>
          </m:r>
          <m:r>
            <w:rPr>
              <w:rFonts w:ascii="Cambria Math" w:hAnsi="Cambria Math" w:cstheme="majorBidi"/>
              <w:sz w:val="20"/>
              <w:szCs w:val="20"/>
            </w:rPr>
            <m:t>p</m:t>
          </m:r>
        </w:ins>
        <m:sSubSup>
          <m:sSubSupPr>
            <m:ctrlPr>
              <w:ins w:id="333" w:author="ankit bhatia" w:date="2016-12-12T11:31:00Z">
                <w:rPr>
                  <w:rFonts w:ascii="Cambria Math" w:hAnsi="Cambria Math" w:cstheme="majorBidi"/>
                  <w:sz w:val="20"/>
                  <w:szCs w:val="20"/>
                </w:rPr>
              </w:ins>
            </m:ctrlPr>
          </m:sSubSupPr>
          <m:e>
            <w:ins w:id="334" w:author="ankit bhatia" w:date="2016-12-12T11:31:00Z">
              <m:r>
                <w:rPr>
                  <w:rFonts w:ascii="Cambria Math" w:hAnsi="Cambria Math" w:cstheme="majorBidi"/>
                  <w:sz w:val="20"/>
                  <w:szCs w:val="20"/>
                </w:rPr>
                <m:t>λ</m:t>
              </m:r>
            </w:ins>
          </m:e>
          <m:sub>
            <w:ins w:id="335" w:author="ankit bhatia" w:date="2016-12-12T11:31:00Z">
              <m:r>
                <m:rPr>
                  <m:sty m:val="p"/>
                </m:rPr>
                <w:rPr>
                  <w:rFonts w:ascii="Cambria Math" w:hAnsi="Cambria Math" w:cstheme="majorBidi"/>
                  <w:sz w:val="20"/>
                  <w:szCs w:val="20"/>
                </w:rPr>
                <m:t>0</m:t>
              </m:r>
              <m:r>
                <w:rPr>
                  <w:rFonts w:ascii="Cambria Math" w:hAnsi="Cambria Math" w:cstheme="majorBidi"/>
                  <w:sz w:val="20"/>
                  <w:szCs w:val="20"/>
                </w:rPr>
                <m:t>s</m:t>
              </m:r>
            </w:ins>
          </m:sub>
          <m:sup>
            <w:ins w:id="336" w:author="ankit bhatia" w:date="2016-12-12T11:31:00Z">
              <m:r>
                <w:rPr>
                  <w:rFonts w:ascii="Cambria Math" w:hAnsi="Cambria Math" w:cstheme="majorBidi"/>
                  <w:sz w:val="20"/>
                  <w:szCs w:val="20"/>
                </w:rPr>
                <m:t>r</m:t>
              </m:r>
            </w:ins>
          </m:sup>
        </m:sSubSup>
        <w:ins w:id="337" w:author="Onkar" w:date="2016-12-12T12:15:00Z"/>
      </m:oMath>
      <w:r w:rsidR="00F76CBE">
        <w:rPr>
          <w:rFonts w:asciiTheme="majorBidi" w:hAnsiTheme="majorBidi" w:cstheme="majorBidi"/>
          <w:sz w:val="20"/>
          <w:szCs w:val="20"/>
        </w:rPr>
        <w:tab/>
      </w:r>
      <w:ins w:id="338" w:author="ankit bhatia" w:date="2016-12-12T11:31:00Z">
        <w:r w:rsidR="00F76CBE">
          <w:rPr>
            <w:rFonts w:asciiTheme="majorBidi" w:hAnsiTheme="majorBidi" w:cstheme="majorBidi"/>
            <w:sz w:val="20"/>
            <w:szCs w:val="20"/>
          </w:rPr>
          <w:tab/>
        </w:r>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3)</w:t>
        </w:r>
      </w:ins>
    </w:p>
    <w:p w:rsidR="00D120BE" w:rsidRPr="00D120BE" w:rsidRDefault="00D120BE" w:rsidP="00D120BE">
      <w:pPr>
        <w:rPr>
          <w:ins w:id="339" w:author="ankit bhatia" w:date="2016-12-12T11:31:00Z"/>
          <w:rFonts w:asciiTheme="majorBidi" w:hAnsiTheme="majorBidi" w:cstheme="majorBidi"/>
          <w:sz w:val="20"/>
          <w:szCs w:val="20"/>
        </w:rPr>
      </w:pPr>
      <w:ins w:id="340" w:author="ankit bhatia" w:date="2016-12-12T11:31:00Z">
        <w:r w:rsidRPr="00D120BE">
          <w:rPr>
            <w:rFonts w:asciiTheme="majorBidi" w:hAnsiTheme="majorBidi" w:cstheme="majorBidi"/>
            <w:sz w:val="20"/>
            <w:szCs w:val="20"/>
          </w:rPr>
          <w:t>Rotor voltage:</w:t>
        </w:r>
      </w:ins>
    </w:p>
    <w:p w:rsidR="00D120BE" w:rsidRPr="00C67553" w:rsidRDefault="00C40D1D" w:rsidP="00D120BE">
      <w:pPr>
        <w:rPr>
          <w:ins w:id="341" w:author="ankit bhatia" w:date="2016-12-12T11:31:00Z"/>
          <w:rFonts w:asciiTheme="majorBidi" w:hAnsiTheme="majorBidi" w:cstheme="majorBidi"/>
          <w:sz w:val="20"/>
          <w:szCs w:val="20"/>
        </w:rPr>
      </w:pPr>
      <m:oMath>
        <m:sSubSup>
          <m:sSubSupPr>
            <m:ctrlPr>
              <w:ins w:id="342" w:author="ankit bhatia" w:date="2016-12-12T11:31:00Z">
                <w:rPr>
                  <w:rFonts w:ascii="Cambria Math" w:hAnsi="Cambria Math" w:cstheme="majorBidi"/>
                  <w:sz w:val="20"/>
                  <w:szCs w:val="20"/>
                </w:rPr>
              </w:ins>
            </m:ctrlPr>
          </m:sSubSupPr>
          <m:e>
            <w:ins w:id="343" w:author="ankit bhatia" w:date="2016-12-12T11:31:00Z">
              <m:r>
                <w:rPr>
                  <w:rFonts w:ascii="Cambria Math" w:hAnsi="Cambria Math" w:cstheme="majorBidi"/>
                  <w:sz w:val="20"/>
                  <w:szCs w:val="20"/>
                </w:rPr>
                <m:t>υ</m:t>
              </m:r>
            </w:ins>
          </m:e>
          <m:sub>
            <w:ins w:id="344" w:author="ankit bhatia" w:date="2016-12-12T11:31:00Z">
              <m:r>
                <w:rPr>
                  <w:rFonts w:ascii="Cambria Math" w:hAnsi="Cambria Math" w:cstheme="majorBidi"/>
                  <w:sz w:val="20"/>
                  <w:szCs w:val="20"/>
                </w:rPr>
                <m:t>kq</m:t>
              </m:r>
              <m:r>
                <m:rPr>
                  <m:sty m:val="p"/>
                </m:rPr>
                <w:rPr>
                  <w:rFonts w:ascii="Cambria Math" w:hAnsi="Cambria Math" w:cstheme="majorBidi"/>
                  <w:sz w:val="20"/>
                  <w:szCs w:val="20"/>
                </w:rPr>
                <m:t>1</m:t>
              </m:r>
            </w:ins>
          </m:sub>
          <m:sup>
            <w:ins w:id="345"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346" w:author="ankit bhatia" w:date="2016-12-12T11:31:00Z">
          <m:r>
            <m:rPr>
              <m:sty m:val="p"/>
            </m:rPr>
            <w:rPr>
              <w:rFonts w:ascii="Cambria Math" w:hAnsi="Cambria Math" w:cstheme="majorBidi"/>
              <w:sz w:val="20"/>
              <w:szCs w:val="20"/>
            </w:rPr>
            <m:t>=</m:t>
          </m:r>
        </w:ins>
        <m:sSubSup>
          <m:sSubSupPr>
            <m:ctrlPr>
              <w:ins w:id="347" w:author="ankit bhatia" w:date="2016-12-12T11:31:00Z">
                <w:rPr>
                  <w:rFonts w:ascii="Cambria Math" w:hAnsi="Cambria Math" w:cstheme="majorBidi"/>
                  <w:sz w:val="20"/>
                  <w:szCs w:val="20"/>
                </w:rPr>
              </w:ins>
            </m:ctrlPr>
          </m:sSubSupPr>
          <m:e>
            <w:ins w:id="348" w:author="ankit bhatia" w:date="2016-12-12T11:31:00Z">
              <m:r>
                <w:rPr>
                  <w:rFonts w:ascii="Cambria Math" w:hAnsi="Cambria Math" w:cstheme="majorBidi"/>
                  <w:sz w:val="20"/>
                  <w:szCs w:val="20"/>
                </w:rPr>
                <m:t>r</m:t>
              </m:r>
            </w:ins>
          </m:e>
          <m:sub>
            <w:ins w:id="349" w:author="ankit bhatia" w:date="2016-12-12T11:31:00Z">
              <m:r>
                <w:rPr>
                  <w:rFonts w:ascii="Cambria Math" w:hAnsi="Cambria Math" w:cstheme="majorBidi"/>
                  <w:sz w:val="20"/>
                  <w:szCs w:val="20"/>
                </w:rPr>
                <m:t>kq</m:t>
              </m:r>
              <m:r>
                <m:rPr>
                  <m:sty m:val="p"/>
                </m:rPr>
                <w:rPr>
                  <w:rFonts w:ascii="Cambria Math" w:hAnsi="Cambria Math" w:cstheme="majorBidi"/>
                  <w:sz w:val="20"/>
                  <w:szCs w:val="20"/>
                </w:rPr>
                <m:t>1</m:t>
              </m:r>
            </w:ins>
          </m:sub>
          <m:sup>
            <w:ins w:id="350" w:author="ankit bhatia" w:date="2016-12-12T11:31:00Z">
              <m:r>
                <m:rPr>
                  <m:sty m:val="p"/>
                </m:rPr>
                <w:rPr>
                  <w:rFonts w:ascii="Cambria Math" w:hAnsi="Cambria Math" w:cstheme="majorBidi"/>
                  <w:sz w:val="20"/>
                  <w:szCs w:val="20"/>
                </w:rPr>
                <m:t>'</m:t>
              </m:r>
            </w:ins>
          </m:sup>
        </m:sSubSup>
        <m:sSubSup>
          <m:sSubSupPr>
            <m:ctrlPr>
              <w:ins w:id="351" w:author="ankit bhatia" w:date="2016-12-12T11:31:00Z">
                <w:rPr>
                  <w:rFonts w:ascii="Cambria Math" w:hAnsi="Cambria Math" w:cstheme="majorBidi"/>
                  <w:sz w:val="20"/>
                  <w:szCs w:val="20"/>
                </w:rPr>
              </w:ins>
            </m:ctrlPr>
          </m:sSubSupPr>
          <m:e>
            <w:ins w:id="352" w:author="ankit bhatia" w:date="2016-12-12T11:31:00Z">
              <m:r>
                <w:rPr>
                  <w:rFonts w:ascii="Cambria Math" w:hAnsi="Cambria Math" w:cstheme="majorBidi"/>
                  <w:sz w:val="20"/>
                  <w:szCs w:val="20"/>
                </w:rPr>
                <m:t>i</m:t>
              </m:r>
            </w:ins>
          </m:e>
          <m:sub>
            <w:ins w:id="353" w:author="ankit bhatia" w:date="2016-12-12T11:31:00Z">
              <m:r>
                <w:rPr>
                  <w:rFonts w:ascii="Cambria Math" w:hAnsi="Cambria Math" w:cstheme="majorBidi"/>
                  <w:sz w:val="20"/>
                  <w:szCs w:val="20"/>
                </w:rPr>
                <m:t>kq</m:t>
              </m:r>
              <m:r>
                <m:rPr>
                  <m:sty m:val="p"/>
                </m:rPr>
                <w:rPr>
                  <w:rFonts w:ascii="Cambria Math" w:hAnsi="Cambria Math" w:cstheme="majorBidi"/>
                  <w:sz w:val="20"/>
                  <w:szCs w:val="20"/>
                </w:rPr>
                <m:t>1</m:t>
              </m:r>
            </w:ins>
          </m:sub>
          <m:sup>
            <w:ins w:id="354"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355" w:author="ankit bhatia" w:date="2016-12-12T11:31:00Z">
          <m:r>
            <m:rPr>
              <m:sty m:val="p"/>
            </m:rPr>
            <w:rPr>
              <w:rFonts w:ascii="Cambria Math" w:hAnsi="Cambria Math" w:cstheme="majorBidi"/>
              <w:sz w:val="20"/>
              <w:szCs w:val="20"/>
            </w:rPr>
            <m:t>+</m:t>
          </m:r>
          <m:r>
            <w:rPr>
              <w:rFonts w:ascii="Cambria Math" w:hAnsi="Cambria Math" w:cstheme="majorBidi"/>
              <w:sz w:val="20"/>
              <w:szCs w:val="20"/>
            </w:rPr>
            <m:t>p</m:t>
          </m:r>
        </w:ins>
        <m:sSubSup>
          <m:sSubSupPr>
            <m:ctrlPr>
              <w:ins w:id="356" w:author="ankit bhatia" w:date="2016-12-12T11:31:00Z">
                <w:rPr>
                  <w:rFonts w:ascii="Cambria Math" w:hAnsi="Cambria Math" w:cstheme="majorBidi"/>
                  <w:sz w:val="20"/>
                  <w:szCs w:val="20"/>
                </w:rPr>
              </w:ins>
            </m:ctrlPr>
          </m:sSubSupPr>
          <m:e>
            <w:ins w:id="357" w:author="ankit bhatia" w:date="2016-12-12T11:31:00Z">
              <m:r>
                <w:rPr>
                  <w:rFonts w:ascii="Cambria Math" w:hAnsi="Cambria Math" w:cstheme="majorBidi"/>
                  <w:sz w:val="20"/>
                  <w:szCs w:val="20"/>
                </w:rPr>
                <m:t>λ</m:t>
              </m:r>
            </w:ins>
          </m:e>
          <m:sub>
            <w:ins w:id="358" w:author="ankit bhatia" w:date="2016-12-12T11:31:00Z">
              <m:r>
                <w:rPr>
                  <w:rFonts w:ascii="Cambria Math" w:hAnsi="Cambria Math" w:cstheme="majorBidi"/>
                  <w:sz w:val="20"/>
                  <w:szCs w:val="20"/>
                </w:rPr>
                <m:t>kq</m:t>
              </m:r>
              <m:r>
                <m:rPr>
                  <m:sty m:val="p"/>
                </m:rPr>
                <w:rPr>
                  <w:rFonts w:ascii="Cambria Math" w:hAnsi="Cambria Math" w:cstheme="majorBidi"/>
                  <w:sz w:val="20"/>
                  <w:szCs w:val="20"/>
                </w:rPr>
                <m:t>1</m:t>
              </m:r>
            </w:ins>
          </m:sub>
          <m:sup>
            <w:ins w:id="359"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360" w:author="Onkar" w:date="2016-12-12T12:15:00Z"/>
      </m:oMath>
      <w:r w:rsidR="00CD7272">
        <w:rPr>
          <w:rFonts w:asciiTheme="majorBidi" w:hAnsiTheme="majorBidi" w:cstheme="majorBidi"/>
          <w:sz w:val="20"/>
          <w:szCs w:val="20"/>
        </w:rPr>
        <w:tab/>
      </w:r>
      <w:ins w:id="361" w:author="ankit bhatia" w:date="2016-12-12T11:31:00Z">
        <w:r w:rsidR="00CD7272">
          <w:rPr>
            <w:rFonts w:asciiTheme="majorBidi" w:hAnsiTheme="majorBidi" w:cstheme="majorBidi"/>
            <w:sz w:val="20"/>
            <w:szCs w:val="20"/>
          </w:rPr>
          <w:tab/>
        </w:r>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4)</w:t>
        </w:r>
      </w:ins>
    </w:p>
    <w:p w:rsidR="00D120BE" w:rsidRPr="00C67553" w:rsidRDefault="00C40D1D" w:rsidP="00D120BE">
      <w:pPr>
        <w:rPr>
          <w:ins w:id="362" w:author="ankit bhatia" w:date="2016-12-12T11:31:00Z"/>
          <w:rFonts w:asciiTheme="majorBidi" w:hAnsiTheme="majorBidi" w:cstheme="majorBidi"/>
          <w:sz w:val="20"/>
          <w:szCs w:val="20"/>
        </w:rPr>
      </w:pPr>
      <m:oMath>
        <m:sSubSup>
          <m:sSubSupPr>
            <m:ctrlPr>
              <w:ins w:id="363" w:author="ankit bhatia" w:date="2016-12-12T11:31:00Z">
                <w:rPr>
                  <w:rFonts w:ascii="Cambria Math" w:hAnsi="Cambria Math" w:cstheme="majorBidi"/>
                  <w:sz w:val="20"/>
                  <w:szCs w:val="20"/>
                </w:rPr>
              </w:ins>
            </m:ctrlPr>
          </m:sSubSupPr>
          <m:e>
            <w:ins w:id="364" w:author="ankit bhatia" w:date="2016-12-12T11:31:00Z">
              <m:r>
                <w:rPr>
                  <w:rFonts w:ascii="Cambria Math" w:hAnsi="Cambria Math" w:cstheme="majorBidi"/>
                  <w:sz w:val="20"/>
                  <w:szCs w:val="20"/>
                </w:rPr>
                <m:t>υ</m:t>
              </m:r>
            </w:ins>
          </m:e>
          <m:sub>
            <w:ins w:id="365" w:author="ankit bhatia" w:date="2016-12-12T11:31:00Z">
              <m:r>
                <w:rPr>
                  <w:rFonts w:ascii="Cambria Math" w:hAnsi="Cambria Math" w:cstheme="majorBidi"/>
                  <w:sz w:val="20"/>
                  <w:szCs w:val="20"/>
                </w:rPr>
                <m:t>kq</m:t>
              </m:r>
              <m:r>
                <m:rPr>
                  <m:sty m:val="p"/>
                </m:rPr>
                <w:rPr>
                  <w:rFonts w:ascii="Cambria Math" w:hAnsi="Cambria Math" w:cstheme="majorBidi"/>
                  <w:sz w:val="20"/>
                  <w:szCs w:val="20"/>
                </w:rPr>
                <m:t>2</m:t>
              </m:r>
            </w:ins>
          </m:sub>
          <m:sup>
            <w:ins w:id="366"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367" w:author="ankit bhatia" w:date="2016-12-12T11:31:00Z">
          <m:r>
            <m:rPr>
              <m:sty m:val="p"/>
            </m:rPr>
            <w:rPr>
              <w:rFonts w:ascii="Cambria Math" w:hAnsi="Cambria Math" w:cstheme="majorBidi"/>
              <w:sz w:val="20"/>
              <w:szCs w:val="20"/>
            </w:rPr>
            <m:t>=</m:t>
          </m:r>
        </w:ins>
        <m:sSubSup>
          <m:sSubSupPr>
            <m:ctrlPr>
              <w:ins w:id="368" w:author="ankit bhatia" w:date="2016-12-12T11:31:00Z">
                <w:rPr>
                  <w:rFonts w:ascii="Cambria Math" w:hAnsi="Cambria Math" w:cstheme="majorBidi"/>
                  <w:sz w:val="20"/>
                  <w:szCs w:val="20"/>
                </w:rPr>
              </w:ins>
            </m:ctrlPr>
          </m:sSubSupPr>
          <m:e>
            <w:ins w:id="369" w:author="ankit bhatia" w:date="2016-12-12T11:31:00Z">
              <m:r>
                <w:rPr>
                  <w:rFonts w:ascii="Cambria Math" w:hAnsi="Cambria Math" w:cstheme="majorBidi"/>
                  <w:sz w:val="20"/>
                  <w:szCs w:val="20"/>
                </w:rPr>
                <m:t>r</m:t>
              </m:r>
            </w:ins>
          </m:e>
          <m:sub>
            <w:ins w:id="370" w:author="ankit bhatia" w:date="2016-12-12T11:31:00Z">
              <m:r>
                <w:rPr>
                  <w:rFonts w:ascii="Cambria Math" w:hAnsi="Cambria Math" w:cstheme="majorBidi"/>
                  <w:sz w:val="20"/>
                  <w:szCs w:val="20"/>
                </w:rPr>
                <m:t>kq</m:t>
              </m:r>
              <m:r>
                <m:rPr>
                  <m:sty m:val="p"/>
                </m:rPr>
                <w:rPr>
                  <w:rFonts w:ascii="Cambria Math" w:hAnsi="Cambria Math" w:cstheme="majorBidi"/>
                  <w:sz w:val="20"/>
                  <w:szCs w:val="20"/>
                </w:rPr>
                <m:t>2</m:t>
              </m:r>
            </w:ins>
          </m:sub>
          <m:sup>
            <w:ins w:id="371" w:author="ankit bhatia" w:date="2016-12-12T11:31:00Z">
              <m:r>
                <m:rPr>
                  <m:sty m:val="p"/>
                </m:rPr>
                <w:rPr>
                  <w:rFonts w:ascii="Cambria Math" w:hAnsi="Cambria Math" w:cstheme="majorBidi"/>
                  <w:sz w:val="20"/>
                  <w:szCs w:val="20"/>
                </w:rPr>
                <m:t>'</m:t>
              </m:r>
            </w:ins>
          </m:sup>
        </m:sSubSup>
        <m:sSubSup>
          <m:sSubSupPr>
            <m:ctrlPr>
              <w:ins w:id="372" w:author="ankit bhatia" w:date="2016-12-12T11:31:00Z">
                <w:rPr>
                  <w:rFonts w:ascii="Cambria Math" w:hAnsi="Cambria Math" w:cstheme="majorBidi"/>
                  <w:sz w:val="20"/>
                  <w:szCs w:val="20"/>
                </w:rPr>
              </w:ins>
            </m:ctrlPr>
          </m:sSubSupPr>
          <m:e>
            <w:ins w:id="373" w:author="ankit bhatia" w:date="2016-12-12T11:31:00Z">
              <m:r>
                <w:rPr>
                  <w:rFonts w:ascii="Cambria Math" w:hAnsi="Cambria Math" w:cstheme="majorBidi"/>
                  <w:sz w:val="20"/>
                  <w:szCs w:val="20"/>
                </w:rPr>
                <m:t>i</m:t>
              </m:r>
            </w:ins>
          </m:e>
          <m:sub>
            <w:ins w:id="374" w:author="ankit bhatia" w:date="2016-12-12T11:31:00Z">
              <m:r>
                <w:rPr>
                  <w:rFonts w:ascii="Cambria Math" w:hAnsi="Cambria Math" w:cstheme="majorBidi"/>
                  <w:sz w:val="20"/>
                  <w:szCs w:val="20"/>
                </w:rPr>
                <m:t>kq</m:t>
              </m:r>
              <m:r>
                <m:rPr>
                  <m:sty m:val="p"/>
                </m:rPr>
                <w:rPr>
                  <w:rFonts w:ascii="Cambria Math" w:hAnsi="Cambria Math" w:cstheme="majorBidi"/>
                  <w:sz w:val="20"/>
                  <w:szCs w:val="20"/>
                </w:rPr>
                <m:t>2</m:t>
              </m:r>
            </w:ins>
          </m:sub>
          <m:sup>
            <w:ins w:id="375"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376" w:author="ankit bhatia" w:date="2016-12-12T11:31:00Z">
          <m:r>
            <m:rPr>
              <m:sty m:val="p"/>
            </m:rPr>
            <w:rPr>
              <w:rFonts w:ascii="Cambria Math" w:hAnsi="Cambria Math" w:cstheme="majorBidi"/>
              <w:sz w:val="20"/>
              <w:szCs w:val="20"/>
            </w:rPr>
            <m:t>+</m:t>
          </m:r>
          <m:r>
            <w:rPr>
              <w:rFonts w:ascii="Cambria Math" w:hAnsi="Cambria Math" w:cstheme="majorBidi"/>
              <w:sz w:val="20"/>
              <w:szCs w:val="20"/>
            </w:rPr>
            <m:t>p</m:t>
          </m:r>
        </w:ins>
        <m:sSubSup>
          <m:sSubSupPr>
            <m:ctrlPr>
              <w:ins w:id="377" w:author="ankit bhatia" w:date="2016-12-12T11:31:00Z">
                <w:rPr>
                  <w:rFonts w:ascii="Cambria Math" w:hAnsi="Cambria Math" w:cstheme="majorBidi"/>
                  <w:sz w:val="20"/>
                  <w:szCs w:val="20"/>
                </w:rPr>
              </w:ins>
            </m:ctrlPr>
          </m:sSubSupPr>
          <m:e>
            <w:ins w:id="378" w:author="ankit bhatia" w:date="2016-12-12T11:31:00Z">
              <m:r>
                <w:rPr>
                  <w:rFonts w:ascii="Cambria Math" w:hAnsi="Cambria Math" w:cstheme="majorBidi"/>
                  <w:sz w:val="20"/>
                  <w:szCs w:val="20"/>
                </w:rPr>
                <m:t>λ</m:t>
              </m:r>
            </w:ins>
          </m:e>
          <m:sub>
            <w:ins w:id="379" w:author="ankit bhatia" w:date="2016-12-12T11:31:00Z">
              <m:r>
                <w:rPr>
                  <w:rFonts w:ascii="Cambria Math" w:hAnsi="Cambria Math" w:cstheme="majorBidi"/>
                  <w:sz w:val="20"/>
                  <w:szCs w:val="20"/>
                </w:rPr>
                <m:t>kq</m:t>
              </m:r>
              <m:r>
                <m:rPr>
                  <m:sty m:val="p"/>
                </m:rPr>
                <w:rPr>
                  <w:rFonts w:ascii="Cambria Math" w:hAnsi="Cambria Math" w:cstheme="majorBidi"/>
                  <w:sz w:val="20"/>
                  <w:szCs w:val="20"/>
                </w:rPr>
                <m:t>2</m:t>
              </m:r>
            </w:ins>
          </m:sub>
          <m:sup>
            <w:ins w:id="380"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381" w:author="Onkar" w:date="2016-12-12T12:15:00Z"/>
      </m:oMath>
      <w:r w:rsidR="00CD7272">
        <w:rPr>
          <w:rFonts w:asciiTheme="majorBidi" w:hAnsiTheme="majorBidi" w:cstheme="majorBidi"/>
          <w:sz w:val="20"/>
          <w:szCs w:val="20"/>
        </w:rPr>
        <w:tab/>
      </w:r>
      <w:ins w:id="382" w:author="ankit bhatia" w:date="2016-12-12T11:31:00Z">
        <w:r w:rsidR="00CD7272">
          <w:rPr>
            <w:rFonts w:asciiTheme="majorBidi" w:hAnsiTheme="majorBidi" w:cstheme="majorBidi"/>
            <w:sz w:val="20"/>
            <w:szCs w:val="20"/>
          </w:rPr>
          <w:tab/>
        </w:r>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5)</w:t>
        </w:r>
      </w:ins>
    </w:p>
    <w:p w:rsidR="00D120BE" w:rsidRPr="00C67553" w:rsidRDefault="00C40D1D" w:rsidP="00D120BE">
      <w:pPr>
        <w:rPr>
          <w:ins w:id="383" w:author="ankit bhatia" w:date="2016-12-12T11:31:00Z"/>
          <w:rFonts w:asciiTheme="majorBidi" w:hAnsiTheme="majorBidi" w:cstheme="majorBidi"/>
          <w:sz w:val="20"/>
          <w:szCs w:val="20"/>
        </w:rPr>
      </w:pPr>
      <m:oMath>
        <m:sSubSup>
          <m:sSubSupPr>
            <m:ctrlPr>
              <w:ins w:id="384" w:author="ankit bhatia" w:date="2016-12-12T11:31:00Z">
                <w:rPr>
                  <w:rFonts w:ascii="Cambria Math" w:hAnsi="Cambria Math" w:cstheme="majorBidi"/>
                  <w:sz w:val="20"/>
                  <w:szCs w:val="20"/>
                </w:rPr>
              </w:ins>
            </m:ctrlPr>
          </m:sSubSupPr>
          <m:e>
            <w:ins w:id="385" w:author="ankit bhatia" w:date="2016-12-12T11:31:00Z">
              <m:r>
                <w:rPr>
                  <w:rFonts w:ascii="Cambria Math" w:hAnsi="Cambria Math" w:cstheme="majorBidi"/>
                  <w:sz w:val="20"/>
                  <w:szCs w:val="20"/>
                </w:rPr>
                <m:t>υ</m:t>
              </m:r>
            </w:ins>
          </m:e>
          <m:sub>
            <w:ins w:id="386" w:author="ankit bhatia" w:date="2016-12-12T11:31:00Z">
              <m:r>
                <w:rPr>
                  <w:rFonts w:ascii="Cambria Math" w:hAnsi="Cambria Math" w:cstheme="majorBidi"/>
                  <w:sz w:val="20"/>
                  <w:szCs w:val="20"/>
                </w:rPr>
                <m:t>fd</m:t>
              </m:r>
            </w:ins>
          </m:sub>
          <m:sup>
            <w:ins w:id="387"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388" w:author="ankit bhatia" w:date="2016-12-12T11:31:00Z">
          <m:r>
            <m:rPr>
              <m:sty m:val="p"/>
            </m:rPr>
            <w:rPr>
              <w:rFonts w:ascii="Cambria Math" w:hAnsi="Cambria Math" w:cstheme="majorBidi"/>
              <w:sz w:val="20"/>
              <w:szCs w:val="20"/>
            </w:rPr>
            <m:t>=</m:t>
          </m:r>
        </w:ins>
        <m:sSubSup>
          <m:sSubSupPr>
            <m:ctrlPr>
              <w:ins w:id="389" w:author="ankit bhatia" w:date="2016-12-12T11:31:00Z">
                <w:rPr>
                  <w:rFonts w:ascii="Cambria Math" w:hAnsi="Cambria Math" w:cstheme="majorBidi"/>
                  <w:sz w:val="20"/>
                  <w:szCs w:val="20"/>
                </w:rPr>
              </w:ins>
            </m:ctrlPr>
          </m:sSubSupPr>
          <m:e>
            <w:ins w:id="390" w:author="ankit bhatia" w:date="2016-12-12T11:31:00Z">
              <m:r>
                <w:rPr>
                  <w:rFonts w:ascii="Cambria Math" w:hAnsi="Cambria Math" w:cstheme="majorBidi"/>
                  <w:sz w:val="20"/>
                  <w:szCs w:val="20"/>
                </w:rPr>
                <m:t>r</m:t>
              </m:r>
            </w:ins>
          </m:e>
          <m:sub>
            <w:ins w:id="391" w:author="ankit bhatia" w:date="2016-12-12T11:31:00Z">
              <m:r>
                <w:rPr>
                  <w:rFonts w:ascii="Cambria Math" w:hAnsi="Cambria Math" w:cstheme="majorBidi"/>
                  <w:sz w:val="20"/>
                  <w:szCs w:val="20"/>
                </w:rPr>
                <m:t>fd</m:t>
              </m:r>
            </w:ins>
          </m:sub>
          <m:sup>
            <w:ins w:id="392" w:author="ankit bhatia" w:date="2016-12-12T11:31:00Z">
              <m:r>
                <m:rPr>
                  <m:sty m:val="p"/>
                </m:rPr>
                <w:rPr>
                  <w:rFonts w:ascii="Cambria Math" w:hAnsi="Cambria Math" w:cstheme="majorBidi"/>
                  <w:sz w:val="20"/>
                  <w:szCs w:val="20"/>
                </w:rPr>
                <m:t>'</m:t>
              </m:r>
            </w:ins>
          </m:sup>
        </m:sSubSup>
        <m:sSubSup>
          <m:sSubSupPr>
            <m:ctrlPr>
              <w:ins w:id="393" w:author="ankit bhatia" w:date="2016-12-12T11:31:00Z">
                <w:rPr>
                  <w:rFonts w:ascii="Cambria Math" w:hAnsi="Cambria Math" w:cstheme="majorBidi"/>
                  <w:sz w:val="20"/>
                  <w:szCs w:val="20"/>
                </w:rPr>
              </w:ins>
            </m:ctrlPr>
          </m:sSubSupPr>
          <m:e>
            <w:ins w:id="394" w:author="ankit bhatia" w:date="2016-12-12T11:31:00Z">
              <m:r>
                <w:rPr>
                  <w:rFonts w:ascii="Cambria Math" w:hAnsi="Cambria Math" w:cstheme="majorBidi"/>
                  <w:sz w:val="20"/>
                  <w:szCs w:val="20"/>
                </w:rPr>
                <m:t>i</m:t>
              </m:r>
            </w:ins>
          </m:e>
          <m:sub>
            <w:ins w:id="395" w:author="ankit bhatia" w:date="2016-12-12T11:31:00Z">
              <m:r>
                <w:rPr>
                  <w:rFonts w:ascii="Cambria Math" w:hAnsi="Cambria Math" w:cstheme="majorBidi"/>
                  <w:sz w:val="20"/>
                  <w:szCs w:val="20"/>
                </w:rPr>
                <m:t>fd</m:t>
              </m:r>
            </w:ins>
          </m:sub>
          <m:sup>
            <w:ins w:id="396"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397" w:author="ankit bhatia" w:date="2016-12-12T11:31:00Z">
          <m:r>
            <m:rPr>
              <m:sty m:val="p"/>
            </m:rPr>
            <w:rPr>
              <w:rFonts w:ascii="Cambria Math" w:hAnsi="Cambria Math" w:cstheme="majorBidi"/>
              <w:sz w:val="20"/>
              <w:szCs w:val="20"/>
            </w:rPr>
            <m:t>+</m:t>
          </m:r>
          <m:r>
            <w:rPr>
              <w:rFonts w:ascii="Cambria Math" w:hAnsi="Cambria Math" w:cstheme="majorBidi"/>
              <w:sz w:val="20"/>
              <w:szCs w:val="20"/>
            </w:rPr>
            <m:t>p</m:t>
          </m:r>
        </w:ins>
        <m:sSubSup>
          <m:sSubSupPr>
            <m:ctrlPr>
              <w:ins w:id="398" w:author="ankit bhatia" w:date="2016-12-12T11:31:00Z">
                <w:rPr>
                  <w:rFonts w:ascii="Cambria Math" w:hAnsi="Cambria Math" w:cstheme="majorBidi"/>
                  <w:sz w:val="20"/>
                  <w:szCs w:val="20"/>
                </w:rPr>
              </w:ins>
            </m:ctrlPr>
          </m:sSubSupPr>
          <m:e>
            <w:ins w:id="399" w:author="ankit bhatia" w:date="2016-12-12T11:31:00Z">
              <m:r>
                <w:rPr>
                  <w:rFonts w:ascii="Cambria Math" w:hAnsi="Cambria Math" w:cstheme="majorBidi"/>
                  <w:sz w:val="20"/>
                  <w:szCs w:val="20"/>
                </w:rPr>
                <m:t>λ</m:t>
              </m:r>
            </w:ins>
          </m:e>
          <m:sub>
            <w:ins w:id="400" w:author="ankit bhatia" w:date="2016-12-12T11:31:00Z">
              <m:r>
                <w:rPr>
                  <w:rFonts w:ascii="Cambria Math" w:hAnsi="Cambria Math" w:cstheme="majorBidi"/>
                  <w:sz w:val="20"/>
                  <w:szCs w:val="20"/>
                </w:rPr>
                <m:t>fd</m:t>
              </m:r>
            </w:ins>
          </m:sub>
          <m:sup>
            <w:ins w:id="401"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402" w:author="Onkar" w:date="2016-12-12T12:15:00Z"/>
      </m:oMath>
      <w:r w:rsidR="00F76CBE">
        <w:rPr>
          <w:rFonts w:asciiTheme="majorBidi" w:hAnsiTheme="majorBidi" w:cstheme="majorBidi"/>
          <w:sz w:val="20"/>
          <w:szCs w:val="20"/>
        </w:rPr>
        <w:tab/>
      </w:r>
      <w:ins w:id="403" w:author="ankit bhatia" w:date="2016-12-12T11:31:00Z">
        <w:r w:rsidR="00F76CBE">
          <w:rPr>
            <w:rFonts w:asciiTheme="majorBidi" w:hAnsiTheme="majorBidi" w:cstheme="majorBidi"/>
            <w:sz w:val="20"/>
            <w:szCs w:val="20"/>
          </w:rPr>
          <w:tab/>
        </w:r>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6)</w:t>
        </w:r>
      </w:ins>
    </w:p>
    <w:p w:rsidR="00D120BE" w:rsidRPr="00C67553" w:rsidRDefault="00C40D1D" w:rsidP="00D120BE">
      <w:pPr>
        <w:rPr>
          <w:ins w:id="404" w:author="ankit bhatia" w:date="2016-12-12T11:31:00Z"/>
          <w:rFonts w:asciiTheme="majorBidi" w:hAnsiTheme="majorBidi" w:cstheme="majorBidi"/>
          <w:sz w:val="20"/>
          <w:szCs w:val="20"/>
        </w:rPr>
      </w:pPr>
      <m:oMath>
        <m:sSubSup>
          <m:sSubSupPr>
            <m:ctrlPr>
              <w:ins w:id="405" w:author="ankit bhatia" w:date="2016-12-12T11:31:00Z">
                <w:rPr>
                  <w:rFonts w:ascii="Cambria Math" w:hAnsi="Cambria Math" w:cstheme="majorBidi"/>
                  <w:sz w:val="20"/>
                  <w:szCs w:val="20"/>
                </w:rPr>
              </w:ins>
            </m:ctrlPr>
          </m:sSubSupPr>
          <m:e>
            <w:ins w:id="406" w:author="ankit bhatia" w:date="2016-12-12T11:31:00Z">
              <m:r>
                <w:rPr>
                  <w:rFonts w:ascii="Cambria Math" w:hAnsi="Cambria Math" w:cstheme="majorBidi"/>
                  <w:sz w:val="20"/>
                  <w:szCs w:val="20"/>
                </w:rPr>
                <m:t>υ</m:t>
              </m:r>
            </w:ins>
          </m:e>
          <m:sub>
            <w:ins w:id="407" w:author="ankit bhatia" w:date="2016-12-12T11:31:00Z">
              <m:r>
                <w:rPr>
                  <w:rFonts w:ascii="Cambria Math" w:hAnsi="Cambria Math" w:cstheme="majorBidi"/>
                  <w:sz w:val="20"/>
                  <w:szCs w:val="20"/>
                </w:rPr>
                <m:t>kd</m:t>
              </m:r>
            </w:ins>
          </m:sub>
          <m:sup>
            <w:ins w:id="408"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409" w:author="ankit bhatia" w:date="2016-12-12T11:31:00Z">
          <m:r>
            <m:rPr>
              <m:sty m:val="p"/>
            </m:rPr>
            <w:rPr>
              <w:rFonts w:ascii="Cambria Math" w:hAnsi="Cambria Math" w:cstheme="majorBidi"/>
              <w:sz w:val="20"/>
              <w:szCs w:val="20"/>
            </w:rPr>
            <m:t>=</m:t>
          </m:r>
        </w:ins>
        <m:sSubSup>
          <m:sSubSupPr>
            <m:ctrlPr>
              <w:ins w:id="410" w:author="ankit bhatia" w:date="2016-12-12T11:31:00Z">
                <w:rPr>
                  <w:rFonts w:ascii="Cambria Math" w:hAnsi="Cambria Math" w:cstheme="majorBidi"/>
                  <w:sz w:val="20"/>
                  <w:szCs w:val="20"/>
                </w:rPr>
              </w:ins>
            </m:ctrlPr>
          </m:sSubSupPr>
          <m:e>
            <w:ins w:id="411" w:author="ankit bhatia" w:date="2016-12-12T11:31:00Z">
              <m:r>
                <w:rPr>
                  <w:rFonts w:ascii="Cambria Math" w:hAnsi="Cambria Math" w:cstheme="majorBidi"/>
                  <w:sz w:val="20"/>
                  <w:szCs w:val="20"/>
                </w:rPr>
                <m:t>r</m:t>
              </m:r>
            </w:ins>
          </m:e>
          <m:sub>
            <w:ins w:id="412" w:author="ankit bhatia" w:date="2016-12-12T11:31:00Z">
              <m:r>
                <w:rPr>
                  <w:rFonts w:ascii="Cambria Math" w:hAnsi="Cambria Math" w:cstheme="majorBidi"/>
                  <w:sz w:val="20"/>
                  <w:szCs w:val="20"/>
                </w:rPr>
                <m:t>kd</m:t>
              </m:r>
            </w:ins>
          </m:sub>
          <m:sup>
            <w:ins w:id="413" w:author="ankit bhatia" w:date="2016-12-12T11:31:00Z">
              <m:r>
                <m:rPr>
                  <m:sty m:val="p"/>
                </m:rPr>
                <w:rPr>
                  <w:rFonts w:ascii="Cambria Math" w:hAnsi="Cambria Math" w:cstheme="majorBidi"/>
                  <w:sz w:val="20"/>
                  <w:szCs w:val="20"/>
                </w:rPr>
                <m:t>'</m:t>
              </m:r>
            </w:ins>
          </m:sup>
        </m:sSubSup>
        <m:sSubSup>
          <m:sSubSupPr>
            <m:ctrlPr>
              <w:ins w:id="414" w:author="ankit bhatia" w:date="2016-12-12T11:31:00Z">
                <w:rPr>
                  <w:rFonts w:ascii="Cambria Math" w:hAnsi="Cambria Math" w:cstheme="majorBidi"/>
                  <w:sz w:val="20"/>
                  <w:szCs w:val="20"/>
                </w:rPr>
              </w:ins>
            </m:ctrlPr>
          </m:sSubSupPr>
          <m:e>
            <w:ins w:id="415" w:author="ankit bhatia" w:date="2016-12-12T11:31:00Z">
              <m:r>
                <w:rPr>
                  <w:rFonts w:ascii="Cambria Math" w:hAnsi="Cambria Math" w:cstheme="majorBidi"/>
                  <w:sz w:val="20"/>
                  <w:szCs w:val="20"/>
                </w:rPr>
                <m:t>i</m:t>
              </m:r>
            </w:ins>
          </m:e>
          <m:sub>
            <w:ins w:id="416" w:author="ankit bhatia" w:date="2016-12-12T11:31:00Z">
              <m:r>
                <w:rPr>
                  <w:rFonts w:ascii="Cambria Math" w:hAnsi="Cambria Math" w:cstheme="majorBidi"/>
                  <w:sz w:val="20"/>
                  <w:szCs w:val="20"/>
                </w:rPr>
                <m:t>kd</m:t>
              </m:r>
            </w:ins>
          </m:sub>
          <m:sup>
            <w:ins w:id="417"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418" w:author="ankit bhatia" w:date="2016-12-12T11:31:00Z">
          <m:r>
            <m:rPr>
              <m:sty m:val="p"/>
            </m:rPr>
            <w:rPr>
              <w:rFonts w:ascii="Cambria Math" w:hAnsi="Cambria Math" w:cstheme="majorBidi"/>
              <w:sz w:val="20"/>
              <w:szCs w:val="20"/>
            </w:rPr>
            <m:t>+</m:t>
          </m:r>
          <m:r>
            <w:rPr>
              <w:rFonts w:ascii="Cambria Math" w:hAnsi="Cambria Math" w:cstheme="majorBidi"/>
              <w:sz w:val="20"/>
              <w:szCs w:val="20"/>
            </w:rPr>
            <m:t>p</m:t>
          </m:r>
        </w:ins>
        <m:sSubSup>
          <m:sSubSupPr>
            <m:ctrlPr>
              <w:ins w:id="419" w:author="ankit bhatia" w:date="2016-12-12T11:31:00Z">
                <w:rPr>
                  <w:rFonts w:ascii="Cambria Math" w:hAnsi="Cambria Math" w:cstheme="majorBidi"/>
                  <w:sz w:val="20"/>
                  <w:szCs w:val="20"/>
                </w:rPr>
              </w:ins>
            </m:ctrlPr>
          </m:sSubSupPr>
          <m:e>
            <w:ins w:id="420" w:author="ankit bhatia" w:date="2016-12-12T11:31:00Z">
              <m:r>
                <w:rPr>
                  <w:rFonts w:ascii="Cambria Math" w:hAnsi="Cambria Math" w:cstheme="majorBidi"/>
                  <w:sz w:val="20"/>
                  <w:szCs w:val="20"/>
                </w:rPr>
                <m:t>λ</m:t>
              </m:r>
            </w:ins>
          </m:e>
          <m:sub>
            <w:ins w:id="421" w:author="ankit bhatia" w:date="2016-12-12T11:31:00Z">
              <m:r>
                <w:rPr>
                  <w:rFonts w:ascii="Cambria Math" w:hAnsi="Cambria Math" w:cstheme="majorBidi"/>
                  <w:sz w:val="20"/>
                  <w:szCs w:val="20"/>
                </w:rPr>
                <m:t>kd</m:t>
              </m:r>
            </w:ins>
          </m:sub>
          <m:sup>
            <w:ins w:id="422"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423" w:author="Onkar" w:date="2016-12-12T12:15:00Z"/>
      </m:oMath>
      <w:r w:rsidR="00F76CBE">
        <w:rPr>
          <w:rFonts w:asciiTheme="majorBidi" w:hAnsiTheme="majorBidi" w:cstheme="majorBidi"/>
          <w:sz w:val="20"/>
          <w:szCs w:val="20"/>
        </w:rPr>
        <w:tab/>
      </w:r>
      <w:ins w:id="424" w:author="ankit bhatia" w:date="2016-12-12T11:31:00Z">
        <w:r w:rsidR="00F76CBE">
          <w:rPr>
            <w:rFonts w:asciiTheme="majorBidi" w:hAnsiTheme="majorBidi" w:cstheme="majorBidi"/>
            <w:sz w:val="20"/>
            <w:szCs w:val="20"/>
          </w:rPr>
          <w:tab/>
        </w:r>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7)</w:t>
        </w:r>
      </w:ins>
    </w:p>
    <w:p w:rsidR="00D120BE" w:rsidRPr="00D120BE" w:rsidRDefault="00D120BE" w:rsidP="00D120BE">
      <w:pPr>
        <w:rPr>
          <w:ins w:id="425" w:author="ankit bhatia" w:date="2016-12-12T11:31:00Z"/>
          <w:rFonts w:asciiTheme="majorBidi" w:hAnsiTheme="majorBidi" w:cstheme="majorBidi"/>
          <w:sz w:val="20"/>
          <w:szCs w:val="20"/>
        </w:rPr>
      </w:pPr>
      <w:ins w:id="426" w:author="ankit bhatia" w:date="2016-12-12T11:31:00Z">
        <w:r w:rsidRPr="00D120BE">
          <w:rPr>
            <w:rFonts w:asciiTheme="majorBidi" w:hAnsiTheme="majorBidi" w:cstheme="majorBidi"/>
            <w:sz w:val="20"/>
            <w:szCs w:val="20"/>
          </w:rPr>
          <w:t>Stator flux:</w:t>
        </w:r>
      </w:ins>
    </w:p>
    <w:p w:rsidR="00F76CBE" w:rsidRDefault="00C40D1D" w:rsidP="00F76CBE">
      <w:pPr>
        <w:rPr>
          <w:ins w:id="427" w:author="ankit bhatia" w:date="2016-12-12T11:31:00Z"/>
          <w:rFonts w:asciiTheme="majorBidi" w:hAnsiTheme="majorBidi" w:cstheme="majorBidi"/>
          <w:sz w:val="20"/>
          <w:szCs w:val="20"/>
        </w:rPr>
      </w:pPr>
      <m:oMathPara>
        <m:oMath>
          <m:sSubSup>
            <m:sSubSupPr>
              <m:ctrlPr>
                <w:ins w:id="428" w:author="ankit bhatia" w:date="2016-12-12T11:31:00Z">
                  <w:rPr>
                    <w:rFonts w:ascii="Cambria Math" w:hAnsi="Cambria Math" w:cstheme="majorBidi"/>
                    <w:sz w:val="20"/>
                    <w:szCs w:val="20"/>
                  </w:rPr>
                </w:ins>
              </m:ctrlPr>
            </m:sSubSupPr>
            <m:e>
              <w:ins w:id="429" w:author="ankit bhatia" w:date="2016-12-12T11:31:00Z">
                <m:r>
                  <w:rPr>
                    <w:rFonts w:ascii="Cambria Math" w:hAnsi="Cambria Math" w:cstheme="majorBidi"/>
                    <w:sz w:val="20"/>
                    <w:szCs w:val="20"/>
                  </w:rPr>
                  <m:t>λ</m:t>
                </m:r>
              </w:ins>
            </m:e>
            <m:sub>
              <w:ins w:id="430" w:author="ankit bhatia" w:date="2016-12-12T11:31:00Z">
                <m:r>
                  <w:rPr>
                    <w:rFonts w:ascii="Cambria Math" w:hAnsi="Cambria Math" w:cstheme="majorBidi"/>
                    <w:sz w:val="20"/>
                    <w:szCs w:val="20"/>
                  </w:rPr>
                  <m:t>qs</m:t>
                </m:r>
              </w:ins>
            </m:sub>
            <m:sup>
              <w:ins w:id="431" w:author="ankit bhatia" w:date="2016-12-12T11:31:00Z">
                <m:r>
                  <w:rPr>
                    <w:rFonts w:ascii="Cambria Math" w:hAnsi="Cambria Math" w:cstheme="majorBidi"/>
                    <w:sz w:val="20"/>
                    <w:szCs w:val="20"/>
                  </w:rPr>
                  <m:t>r</m:t>
                </m:r>
              </w:ins>
            </m:sup>
          </m:sSubSup>
          <w:ins w:id="432" w:author="ankit bhatia" w:date="2016-12-12T11:31:00Z">
            <m:r>
              <m:rPr>
                <m:sty m:val="p"/>
              </m:rPr>
              <w:rPr>
                <w:rFonts w:ascii="Cambria Math" w:hAnsi="Cambria Math" w:cstheme="majorBidi"/>
                <w:sz w:val="20"/>
                <w:szCs w:val="20"/>
              </w:rPr>
              <m:t>=-</m:t>
            </m:r>
          </w:ins>
          <m:sSub>
            <m:sSubPr>
              <m:ctrlPr>
                <w:ins w:id="433" w:author="ankit bhatia" w:date="2016-12-12T11:31:00Z">
                  <w:rPr>
                    <w:rFonts w:ascii="Cambria Math" w:hAnsi="Cambria Math" w:cstheme="majorBidi"/>
                    <w:sz w:val="20"/>
                    <w:szCs w:val="20"/>
                  </w:rPr>
                </w:ins>
              </m:ctrlPr>
            </m:sSubPr>
            <m:e>
              <w:ins w:id="434" w:author="ankit bhatia" w:date="2016-12-12T11:31:00Z">
                <m:r>
                  <w:rPr>
                    <w:rFonts w:ascii="Cambria Math" w:hAnsi="Cambria Math" w:cstheme="majorBidi"/>
                    <w:sz w:val="20"/>
                    <w:szCs w:val="20"/>
                  </w:rPr>
                  <m:t>L</m:t>
                </m:r>
              </w:ins>
            </m:e>
            <m:sub>
              <w:ins w:id="435" w:author="ankit bhatia" w:date="2016-12-12T11:31:00Z">
                <m:r>
                  <w:rPr>
                    <w:rFonts w:ascii="Cambria Math" w:hAnsi="Cambria Math" w:cstheme="majorBidi"/>
                    <w:sz w:val="20"/>
                    <w:szCs w:val="20"/>
                  </w:rPr>
                  <m:t>ls</m:t>
                </m:r>
              </w:ins>
            </m:sub>
          </m:sSub>
          <m:sSubSup>
            <m:sSubSupPr>
              <m:ctrlPr>
                <w:ins w:id="436" w:author="ankit bhatia" w:date="2016-12-12T11:31:00Z">
                  <w:rPr>
                    <w:rFonts w:ascii="Cambria Math" w:hAnsi="Cambria Math" w:cstheme="majorBidi"/>
                    <w:sz w:val="20"/>
                    <w:szCs w:val="20"/>
                  </w:rPr>
                </w:ins>
              </m:ctrlPr>
            </m:sSubSupPr>
            <m:e>
              <w:ins w:id="437" w:author="ankit bhatia" w:date="2016-12-12T11:31:00Z">
                <m:r>
                  <w:rPr>
                    <w:rFonts w:ascii="Cambria Math" w:hAnsi="Cambria Math" w:cstheme="majorBidi"/>
                    <w:sz w:val="20"/>
                    <w:szCs w:val="20"/>
                  </w:rPr>
                  <m:t>i</m:t>
                </m:r>
              </w:ins>
            </m:e>
            <m:sub>
              <w:ins w:id="438" w:author="ankit bhatia" w:date="2016-12-12T11:31:00Z">
                <m:r>
                  <w:rPr>
                    <w:rFonts w:ascii="Cambria Math" w:hAnsi="Cambria Math" w:cstheme="majorBidi"/>
                    <w:sz w:val="20"/>
                    <w:szCs w:val="20"/>
                  </w:rPr>
                  <m:t>qs</m:t>
                </m:r>
              </w:ins>
            </m:sub>
            <m:sup>
              <w:ins w:id="439" w:author="ankit bhatia" w:date="2016-12-12T11:31:00Z">
                <m:r>
                  <w:rPr>
                    <w:rFonts w:ascii="Cambria Math" w:hAnsi="Cambria Math" w:cstheme="majorBidi"/>
                    <w:sz w:val="20"/>
                    <w:szCs w:val="20"/>
                  </w:rPr>
                  <m:t>r</m:t>
                </m:r>
              </w:ins>
            </m:sup>
          </m:sSubSup>
          <w:ins w:id="440" w:author="ankit bhatia" w:date="2016-12-12T11:31:00Z">
            <m:r>
              <m:rPr>
                <m:sty m:val="p"/>
              </m:rPr>
              <w:rPr>
                <w:rFonts w:ascii="Cambria Math" w:hAnsi="Cambria Math" w:cstheme="majorBidi"/>
                <w:sz w:val="20"/>
                <w:szCs w:val="20"/>
              </w:rPr>
              <m:t>+</m:t>
            </m:r>
          </w:ins>
          <m:sSub>
            <m:sSubPr>
              <m:ctrlPr>
                <w:ins w:id="441" w:author="ankit bhatia" w:date="2016-12-12T11:31:00Z">
                  <w:rPr>
                    <w:rFonts w:ascii="Cambria Math" w:hAnsi="Cambria Math" w:cstheme="majorBidi"/>
                    <w:sz w:val="20"/>
                    <w:szCs w:val="20"/>
                  </w:rPr>
                </w:ins>
              </m:ctrlPr>
            </m:sSubPr>
            <m:e>
              <w:ins w:id="442" w:author="ankit bhatia" w:date="2016-12-12T11:31:00Z">
                <m:r>
                  <w:rPr>
                    <w:rFonts w:ascii="Cambria Math" w:hAnsi="Cambria Math" w:cstheme="majorBidi"/>
                    <w:sz w:val="20"/>
                    <w:szCs w:val="20"/>
                  </w:rPr>
                  <m:t>L</m:t>
                </m:r>
              </w:ins>
            </m:e>
            <m:sub>
              <w:ins w:id="443" w:author="ankit bhatia" w:date="2016-12-12T11:31:00Z">
                <m:r>
                  <w:rPr>
                    <w:rFonts w:ascii="Cambria Math" w:hAnsi="Cambria Math" w:cstheme="majorBidi"/>
                    <w:sz w:val="20"/>
                    <w:szCs w:val="20"/>
                  </w:rPr>
                  <m:t>mq</m:t>
                </m:r>
              </w:ins>
            </m:sub>
          </m:sSub>
          <w:ins w:id="444" w:author="ankit bhatia" w:date="2016-12-12T11:31:00Z">
            <m:r>
              <m:rPr>
                <m:sty m:val="p"/>
              </m:rPr>
              <w:rPr>
                <w:rFonts w:ascii="Cambria Math" w:hAnsi="Cambria Math" w:cstheme="majorBidi"/>
                <w:sz w:val="20"/>
                <w:szCs w:val="20"/>
              </w:rPr>
              <m:t>(-</m:t>
            </m:r>
          </w:ins>
          <m:sSubSup>
            <m:sSubSupPr>
              <m:ctrlPr>
                <w:ins w:id="445" w:author="ankit bhatia" w:date="2016-12-12T11:31:00Z">
                  <w:rPr>
                    <w:rFonts w:ascii="Cambria Math" w:hAnsi="Cambria Math" w:cstheme="majorBidi"/>
                    <w:sz w:val="20"/>
                    <w:szCs w:val="20"/>
                  </w:rPr>
                </w:ins>
              </m:ctrlPr>
            </m:sSubSupPr>
            <m:e>
              <w:ins w:id="446" w:author="ankit bhatia" w:date="2016-12-12T11:31:00Z">
                <m:r>
                  <w:rPr>
                    <w:rFonts w:ascii="Cambria Math" w:hAnsi="Cambria Math" w:cstheme="majorBidi"/>
                    <w:sz w:val="20"/>
                    <w:szCs w:val="20"/>
                  </w:rPr>
                  <m:t>i</m:t>
                </m:r>
              </w:ins>
            </m:e>
            <m:sub>
              <w:ins w:id="447" w:author="ankit bhatia" w:date="2016-12-12T11:31:00Z">
                <m:r>
                  <w:rPr>
                    <w:rFonts w:ascii="Cambria Math" w:hAnsi="Cambria Math" w:cstheme="majorBidi"/>
                    <w:sz w:val="20"/>
                    <w:szCs w:val="20"/>
                  </w:rPr>
                  <m:t>qs</m:t>
                </m:r>
              </w:ins>
            </m:sub>
            <m:sup>
              <w:ins w:id="448" w:author="ankit bhatia" w:date="2016-12-12T11:31:00Z">
                <m:r>
                  <w:rPr>
                    <w:rFonts w:ascii="Cambria Math" w:hAnsi="Cambria Math" w:cstheme="majorBidi"/>
                    <w:sz w:val="20"/>
                    <w:szCs w:val="20"/>
                  </w:rPr>
                  <m:t>r</m:t>
                </m:r>
              </w:ins>
            </m:sup>
          </m:sSubSup>
          <w:ins w:id="449" w:author="ankit bhatia" w:date="2016-12-12T11:31:00Z">
            <m:r>
              <m:rPr>
                <m:sty m:val="p"/>
              </m:rPr>
              <w:rPr>
                <w:rFonts w:ascii="Cambria Math" w:hAnsi="Cambria Math" w:cstheme="majorBidi"/>
                <w:sz w:val="20"/>
                <w:szCs w:val="20"/>
              </w:rPr>
              <m:t>+</m:t>
            </m:r>
          </w:ins>
          <m:sSubSup>
            <m:sSubSupPr>
              <m:ctrlPr>
                <w:ins w:id="450" w:author="ankit bhatia" w:date="2016-12-12T11:31:00Z">
                  <w:rPr>
                    <w:rFonts w:ascii="Cambria Math" w:hAnsi="Cambria Math" w:cstheme="majorBidi"/>
                    <w:sz w:val="20"/>
                    <w:szCs w:val="20"/>
                  </w:rPr>
                </w:ins>
              </m:ctrlPr>
            </m:sSubSupPr>
            <m:e>
              <w:ins w:id="451" w:author="ankit bhatia" w:date="2016-12-12T11:31:00Z">
                <m:r>
                  <w:rPr>
                    <w:rFonts w:ascii="Cambria Math" w:hAnsi="Cambria Math" w:cstheme="majorBidi"/>
                    <w:sz w:val="20"/>
                    <w:szCs w:val="20"/>
                  </w:rPr>
                  <m:t>i</m:t>
                </m:r>
              </w:ins>
            </m:e>
            <m:sub>
              <w:ins w:id="452" w:author="ankit bhatia" w:date="2016-12-12T11:31:00Z">
                <m:r>
                  <w:rPr>
                    <w:rFonts w:ascii="Cambria Math" w:hAnsi="Cambria Math" w:cstheme="majorBidi"/>
                    <w:sz w:val="20"/>
                    <w:szCs w:val="20"/>
                  </w:rPr>
                  <m:t>kq</m:t>
                </m:r>
                <m:r>
                  <m:rPr>
                    <m:sty m:val="p"/>
                  </m:rPr>
                  <w:rPr>
                    <w:rFonts w:ascii="Cambria Math" w:hAnsi="Cambria Math" w:cstheme="majorBidi"/>
                    <w:sz w:val="20"/>
                    <w:szCs w:val="20"/>
                  </w:rPr>
                  <m:t>1</m:t>
                </m:r>
              </w:ins>
            </m:sub>
            <m:sup>
              <w:ins w:id="453"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454" w:author="ankit bhatia" w:date="2016-12-12T11:31:00Z">
            <m:r>
              <m:rPr>
                <m:sty m:val="p"/>
              </m:rPr>
              <w:rPr>
                <w:rFonts w:ascii="Cambria Math" w:hAnsi="Cambria Math" w:cstheme="majorBidi"/>
                <w:sz w:val="20"/>
                <w:szCs w:val="20"/>
              </w:rPr>
              <m:t>+</m:t>
            </m:r>
          </w:ins>
          <m:sSubSup>
            <m:sSubSupPr>
              <m:ctrlPr>
                <w:ins w:id="455" w:author="ankit bhatia" w:date="2016-12-12T11:31:00Z">
                  <w:rPr>
                    <w:rFonts w:ascii="Cambria Math" w:hAnsi="Cambria Math" w:cstheme="majorBidi"/>
                    <w:sz w:val="20"/>
                    <w:szCs w:val="20"/>
                  </w:rPr>
                </w:ins>
              </m:ctrlPr>
            </m:sSubSupPr>
            <m:e>
              <w:ins w:id="456" w:author="ankit bhatia" w:date="2016-12-12T11:31:00Z">
                <m:r>
                  <w:rPr>
                    <w:rFonts w:ascii="Cambria Math" w:hAnsi="Cambria Math" w:cstheme="majorBidi"/>
                    <w:sz w:val="20"/>
                    <w:szCs w:val="20"/>
                  </w:rPr>
                  <m:t>i</m:t>
                </m:r>
              </w:ins>
            </m:e>
            <m:sub>
              <w:ins w:id="457" w:author="ankit bhatia" w:date="2016-12-12T11:31:00Z">
                <m:r>
                  <w:rPr>
                    <w:rFonts w:ascii="Cambria Math" w:hAnsi="Cambria Math" w:cstheme="majorBidi"/>
                    <w:sz w:val="20"/>
                    <w:szCs w:val="20"/>
                  </w:rPr>
                  <m:t>kq</m:t>
                </m:r>
                <m:r>
                  <m:rPr>
                    <m:sty m:val="p"/>
                  </m:rPr>
                  <w:rPr>
                    <w:rFonts w:ascii="Cambria Math" w:hAnsi="Cambria Math" w:cstheme="majorBidi"/>
                    <w:sz w:val="20"/>
                    <w:szCs w:val="20"/>
                  </w:rPr>
                  <m:t>2</m:t>
                </m:r>
              </w:ins>
            </m:sub>
            <m:sup>
              <w:ins w:id="458"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459" w:author="ankit bhatia" w:date="2016-12-12T11:31:00Z">
            <m:r>
              <m:rPr>
                <m:sty m:val="p"/>
              </m:rPr>
              <w:rPr>
                <w:rFonts w:ascii="Cambria Math" w:hAnsi="Cambria Math" w:cstheme="majorBidi"/>
                <w:sz w:val="20"/>
                <w:szCs w:val="20"/>
              </w:rPr>
              <m:t>)</m:t>
            </m:r>
          </w:ins>
        </m:oMath>
      </m:oMathPara>
    </w:p>
    <w:p w:rsidR="00D120BE" w:rsidRPr="00C67553" w:rsidRDefault="00CD7272" w:rsidP="00F76CBE">
      <w:pPr>
        <w:rPr>
          <w:ins w:id="460" w:author="ankit bhatia" w:date="2016-12-12T11:31:00Z"/>
          <w:rFonts w:asciiTheme="majorBidi" w:hAnsiTheme="majorBidi" w:cstheme="majorBidi"/>
          <w:sz w:val="20"/>
          <w:szCs w:val="20"/>
        </w:rPr>
      </w:pPr>
      <w:ins w:id="461" w:author="ankit bhatia" w:date="2016-12-12T11:31:00Z">
        <w:r>
          <w:rPr>
            <w:rFonts w:asciiTheme="majorBidi" w:hAnsiTheme="majorBidi" w:cstheme="majorBidi"/>
            <w:sz w:val="20"/>
            <w:szCs w:val="20"/>
          </w:rPr>
          <w:tab/>
          <w:t xml:space="preserve">         (</w:t>
        </w:r>
        <w:r w:rsidR="00D120BE" w:rsidRPr="00C67553">
          <w:rPr>
            <w:rFonts w:asciiTheme="majorBidi" w:hAnsiTheme="majorBidi" w:cstheme="majorBidi"/>
            <w:sz w:val="20"/>
            <w:szCs w:val="20"/>
          </w:rPr>
          <w:t>8)</w:t>
        </w:r>
      </w:ins>
    </w:p>
    <w:p w:rsidR="00D120BE" w:rsidRDefault="00C40D1D" w:rsidP="00D120BE">
      <w:pPr>
        <w:rPr>
          <w:ins w:id="462" w:author="ankit bhatia" w:date="2016-12-12T11:31:00Z"/>
          <w:rFonts w:asciiTheme="majorBidi" w:hAnsiTheme="majorBidi" w:cstheme="majorBidi"/>
          <w:sz w:val="20"/>
          <w:szCs w:val="20"/>
        </w:rPr>
      </w:pPr>
      <m:oMath>
        <m:sSubSup>
          <m:sSubSupPr>
            <m:ctrlPr>
              <w:ins w:id="463" w:author="ankit bhatia" w:date="2016-12-12T11:31:00Z">
                <w:rPr>
                  <w:rFonts w:ascii="Cambria Math" w:hAnsi="Cambria Math" w:cstheme="majorBidi"/>
                  <w:sz w:val="20"/>
                  <w:szCs w:val="20"/>
                </w:rPr>
              </w:ins>
            </m:ctrlPr>
          </m:sSubSupPr>
          <m:e>
            <w:ins w:id="464" w:author="ankit bhatia" w:date="2016-12-12T11:31:00Z">
              <m:r>
                <w:rPr>
                  <w:rFonts w:ascii="Cambria Math" w:hAnsi="Cambria Math" w:cstheme="majorBidi"/>
                  <w:sz w:val="20"/>
                  <w:szCs w:val="20"/>
                </w:rPr>
                <m:t>λ</m:t>
              </m:r>
            </w:ins>
          </m:e>
          <m:sub>
            <w:ins w:id="465" w:author="ankit bhatia" w:date="2016-12-12T11:31:00Z">
              <m:r>
                <w:rPr>
                  <w:rFonts w:ascii="Cambria Math" w:hAnsi="Cambria Math" w:cstheme="majorBidi"/>
                  <w:sz w:val="20"/>
                  <w:szCs w:val="20"/>
                </w:rPr>
                <m:t>ds</m:t>
              </m:r>
            </w:ins>
          </m:sub>
          <m:sup>
            <w:ins w:id="466" w:author="ankit bhatia" w:date="2016-12-12T11:31:00Z">
              <m:r>
                <w:rPr>
                  <w:rFonts w:ascii="Cambria Math" w:hAnsi="Cambria Math" w:cstheme="majorBidi"/>
                  <w:sz w:val="20"/>
                  <w:szCs w:val="20"/>
                </w:rPr>
                <m:t>r</m:t>
              </m:r>
            </w:ins>
          </m:sup>
        </m:sSubSup>
        <w:ins w:id="467" w:author="ankit bhatia" w:date="2016-12-12T11:31:00Z">
          <m:r>
            <m:rPr>
              <m:sty m:val="p"/>
            </m:rPr>
            <w:rPr>
              <w:rFonts w:ascii="Cambria Math" w:hAnsi="Cambria Math" w:cstheme="majorBidi"/>
              <w:sz w:val="20"/>
              <w:szCs w:val="20"/>
            </w:rPr>
            <m:t>=-</m:t>
          </m:r>
        </w:ins>
        <m:sSub>
          <m:sSubPr>
            <m:ctrlPr>
              <w:ins w:id="468" w:author="ankit bhatia" w:date="2016-12-12T11:31:00Z">
                <w:rPr>
                  <w:rFonts w:ascii="Cambria Math" w:hAnsi="Cambria Math" w:cstheme="majorBidi"/>
                  <w:sz w:val="20"/>
                  <w:szCs w:val="20"/>
                </w:rPr>
              </w:ins>
            </m:ctrlPr>
          </m:sSubPr>
          <m:e>
            <w:ins w:id="469" w:author="ankit bhatia" w:date="2016-12-12T11:31:00Z">
              <m:r>
                <w:rPr>
                  <w:rFonts w:ascii="Cambria Math" w:hAnsi="Cambria Math" w:cstheme="majorBidi"/>
                  <w:sz w:val="20"/>
                  <w:szCs w:val="20"/>
                </w:rPr>
                <m:t>L</m:t>
              </m:r>
            </w:ins>
          </m:e>
          <m:sub>
            <w:ins w:id="470" w:author="ankit bhatia" w:date="2016-12-12T11:31:00Z">
              <m:r>
                <w:rPr>
                  <w:rFonts w:ascii="Cambria Math" w:hAnsi="Cambria Math" w:cstheme="majorBidi"/>
                  <w:sz w:val="20"/>
                  <w:szCs w:val="20"/>
                </w:rPr>
                <m:t>ls</m:t>
              </m:r>
            </w:ins>
          </m:sub>
        </m:sSub>
        <m:sSubSup>
          <m:sSubSupPr>
            <m:ctrlPr>
              <w:ins w:id="471" w:author="ankit bhatia" w:date="2016-12-12T11:31:00Z">
                <w:rPr>
                  <w:rFonts w:ascii="Cambria Math" w:hAnsi="Cambria Math" w:cstheme="majorBidi"/>
                  <w:sz w:val="20"/>
                  <w:szCs w:val="20"/>
                </w:rPr>
              </w:ins>
            </m:ctrlPr>
          </m:sSubSupPr>
          <m:e>
            <w:ins w:id="472" w:author="ankit bhatia" w:date="2016-12-12T11:31:00Z">
              <m:r>
                <w:rPr>
                  <w:rFonts w:ascii="Cambria Math" w:hAnsi="Cambria Math" w:cstheme="majorBidi"/>
                  <w:sz w:val="20"/>
                  <w:szCs w:val="20"/>
                </w:rPr>
                <m:t>i</m:t>
              </m:r>
            </w:ins>
          </m:e>
          <m:sub>
            <w:ins w:id="473" w:author="ankit bhatia" w:date="2016-12-12T11:31:00Z">
              <m:r>
                <w:rPr>
                  <w:rFonts w:ascii="Cambria Math" w:hAnsi="Cambria Math" w:cstheme="majorBidi"/>
                  <w:sz w:val="20"/>
                  <w:szCs w:val="20"/>
                </w:rPr>
                <m:t>ds</m:t>
              </m:r>
            </w:ins>
          </m:sub>
          <m:sup>
            <w:ins w:id="474" w:author="ankit bhatia" w:date="2016-12-12T11:31:00Z">
              <m:r>
                <w:rPr>
                  <w:rFonts w:ascii="Cambria Math" w:hAnsi="Cambria Math" w:cstheme="majorBidi"/>
                  <w:sz w:val="20"/>
                  <w:szCs w:val="20"/>
                </w:rPr>
                <m:t>r</m:t>
              </m:r>
            </w:ins>
          </m:sup>
        </m:sSubSup>
        <w:ins w:id="475" w:author="ankit bhatia" w:date="2016-12-12T11:31:00Z">
          <m:r>
            <m:rPr>
              <m:sty m:val="p"/>
            </m:rPr>
            <w:rPr>
              <w:rFonts w:ascii="Cambria Math" w:hAnsi="Cambria Math" w:cstheme="majorBidi"/>
              <w:sz w:val="20"/>
              <w:szCs w:val="20"/>
            </w:rPr>
            <m:t>+</m:t>
          </m:r>
        </w:ins>
        <m:sSub>
          <m:sSubPr>
            <m:ctrlPr>
              <w:ins w:id="476" w:author="ankit bhatia" w:date="2016-12-12T11:31:00Z">
                <w:rPr>
                  <w:rFonts w:ascii="Cambria Math" w:hAnsi="Cambria Math" w:cstheme="majorBidi"/>
                  <w:sz w:val="20"/>
                  <w:szCs w:val="20"/>
                </w:rPr>
              </w:ins>
            </m:ctrlPr>
          </m:sSubPr>
          <m:e>
            <w:ins w:id="477" w:author="ankit bhatia" w:date="2016-12-12T11:31:00Z">
              <m:r>
                <w:rPr>
                  <w:rFonts w:ascii="Cambria Math" w:hAnsi="Cambria Math" w:cstheme="majorBidi"/>
                  <w:sz w:val="20"/>
                  <w:szCs w:val="20"/>
                </w:rPr>
                <m:t>L</m:t>
              </m:r>
            </w:ins>
          </m:e>
          <m:sub>
            <w:ins w:id="478" w:author="ankit bhatia" w:date="2016-12-12T11:31:00Z">
              <m:r>
                <w:rPr>
                  <w:rFonts w:ascii="Cambria Math" w:hAnsi="Cambria Math" w:cstheme="majorBidi"/>
                  <w:sz w:val="20"/>
                  <w:szCs w:val="20"/>
                </w:rPr>
                <m:t>md</m:t>
              </m:r>
            </w:ins>
          </m:sub>
        </m:sSub>
        <m:d>
          <m:dPr>
            <m:ctrlPr>
              <w:ins w:id="479" w:author="ankit bhatia" w:date="2016-12-12T11:31:00Z">
                <w:rPr>
                  <w:rFonts w:ascii="Cambria Math" w:hAnsi="Cambria Math" w:cstheme="majorBidi"/>
                  <w:sz w:val="20"/>
                  <w:szCs w:val="20"/>
                </w:rPr>
              </w:ins>
            </m:ctrlPr>
          </m:dPr>
          <m:e>
            <w:ins w:id="480" w:author="ankit bhatia" w:date="2016-12-12T11:31:00Z">
              <m:r>
                <m:rPr>
                  <m:sty m:val="p"/>
                </m:rPr>
                <w:rPr>
                  <w:rFonts w:ascii="Cambria Math" w:hAnsi="Cambria Math" w:cstheme="majorBidi"/>
                  <w:sz w:val="20"/>
                  <w:szCs w:val="20"/>
                </w:rPr>
                <m:t>-</m:t>
              </m:r>
            </w:ins>
            <m:sSubSup>
              <m:sSubSupPr>
                <m:ctrlPr>
                  <w:ins w:id="481" w:author="ankit bhatia" w:date="2016-12-12T11:31:00Z">
                    <w:rPr>
                      <w:rFonts w:ascii="Cambria Math" w:hAnsi="Cambria Math" w:cstheme="majorBidi"/>
                      <w:sz w:val="20"/>
                      <w:szCs w:val="20"/>
                    </w:rPr>
                  </w:ins>
                </m:ctrlPr>
              </m:sSubSupPr>
              <m:e>
                <w:ins w:id="482" w:author="ankit bhatia" w:date="2016-12-12T11:31:00Z">
                  <m:r>
                    <w:rPr>
                      <w:rFonts w:ascii="Cambria Math" w:hAnsi="Cambria Math" w:cstheme="majorBidi"/>
                      <w:sz w:val="20"/>
                      <w:szCs w:val="20"/>
                    </w:rPr>
                    <m:t>i</m:t>
                  </m:r>
                </w:ins>
              </m:e>
              <m:sub>
                <w:ins w:id="483" w:author="ankit bhatia" w:date="2016-12-12T11:31:00Z">
                  <m:r>
                    <w:rPr>
                      <w:rFonts w:ascii="Cambria Math" w:hAnsi="Cambria Math" w:cstheme="majorBidi"/>
                      <w:sz w:val="20"/>
                      <w:szCs w:val="20"/>
                    </w:rPr>
                    <m:t>ds</m:t>
                  </m:r>
                </w:ins>
              </m:sub>
              <m:sup>
                <w:ins w:id="484" w:author="ankit bhatia" w:date="2016-12-12T11:31:00Z">
                  <m:r>
                    <w:rPr>
                      <w:rFonts w:ascii="Cambria Math" w:hAnsi="Cambria Math" w:cstheme="majorBidi"/>
                      <w:sz w:val="20"/>
                      <w:szCs w:val="20"/>
                    </w:rPr>
                    <m:t>r</m:t>
                  </m:r>
                </w:ins>
              </m:sup>
            </m:sSubSup>
            <w:ins w:id="485" w:author="ankit bhatia" w:date="2016-12-12T11:31:00Z">
              <m:r>
                <m:rPr>
                  <m:sty m:val="p"/>
                </m:rPr>
                <w:rPr>
                  <w:rFonts w:ascii="Cambria Math" w:hAnsi="Cambria Math" w:cstheme="majorBidi"/>
                  <w:sz w:val="20"/>
                  <w:szCs w:val="20"/>
                </w:rPr>
                <m:t>+</m:t>
              </m:r>
            </w:ins>
            <m:sSubSup>
              <m:sSubSupPr>
                <m:ctrlPr>
                  <w:ins w:id="486" w:author="ankit bhatia" w:date="2016-12-12T11:31:00Z">
                    <w:rPr>
                      <w:rFonts w:ascii="Cambria Math" w:hAnsi="Cambria Math" w:cstheme="majorBidi"/>
                      <w:sz w:val="20"/>
                      <w:szCs w:val="20"/>
                    </w:rPr>
                  </w:ins>
                </m:ctrlPr>
              </m:sSubSupPr>
              <m:e>
                <w:ins w:id="487" w:author="ankit bhatia" w:date="2016-12-12T11:31:00Z">
                  <m:r>
                    <w:rPr>
                      <w:rFonts w:ascii="Cambria Math" w:hAnsi="Cambria Math" w:cstheme="majorBidi"/>
                      <w:sz w:val="20"/>
                      <w:szCs w:val="20"/>
                    </w:rPr>
                    <m:t>i</m:t>
                  </m:r>
                </w:ins>
              </m:e>
              <m:sub>
                <w:ins w:id="488" w:author="ankit bhatia" w:date="2016-12-12T11:31:00Z">
                  <m:r>
                    <w:rPr>
                      <w:rFonts w:ascii="Cambria Math" w:hAnsi="Cambria Math" w:cstheme="majorBidi"/>
                      <w:sz w:val="20"/>
                      <w:szCs w:val="20"/>
                    </w:rPr>
                    <m:t>fd</m:t>
                  </m:r>
                </w:ins>
              </m:sub>
              <m:sup>
                <w:ins w:id="489"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490" w:author="ankit bhatia" w:date="2016-12-12T11:31:00Z">
              <m:r>
                <m:rPr>
                  <m:sty m:val="p"/>
                </m:rPr>
                <w:rPr>
                  <w:rFonts w:ascii="Cambria Math" w:hAnsi="Cambria Math" w:cstheme="majorBidi"/>
                  <w:sz w:val="20"/>
                  <w:szCs w:val="20"/>
                </w:rPr>
                <m:t>+</m:t>
              </m:r>
            </w:ins>
            <m:sSubSup>
              <m:sSubSupPr>
                <m:ctrlPr>
                  <w:ins w:id="491" w:author="ankit bhatia" w:date="2016-12-12T11:31:00Z">
                    <w:rPr>
                      <w:rFonts w:ascii="Cambria Math" w:hAnsi="Cambria Math" w:cstheme="majorBidi"/>
                      <w:sz w:val="20"/>
                      <w:szCs w:val="20"/>
                    </w:rPr>
                  </w:ins>
                </m:ctrlPr>
              </m:sSubSupPr>
              <m:e>
                <w:ins w:id="492" w:author="ankit bhatia" w:date="2016-12-12T11:31:00Z">
                  <m:r>
                    <w:rPr>
                      <w:rFonts w:ascii="Cambria Math" w:hAnsi="Cambria Math" w:cstheme="majorBidi"/>
                      <w:sz w:val="20"/>
                      <w:szCs w:val="20"/>
                    </w:rPr>
                    <m:t>i</m:t>
                  </m:r>
                </w:ins>
              </m:e>
              <m:sub>
                <w:ins w:id="493" w:author="ankit bhatia" w:date="2016-12-12T11:31:00Z">
                  <m:r>
                    <w:rPr>
                      <w:rFonts w:ascii="Cambria Math" w:hAnsi="Cambria Math" w:cstheme="majorBidi"/>
                      <w:sz w:val="20"/>
                      <w:szCs w:val="20"/>
                    </w:rPr>
                    <m:t>kd</m:t>
                  </m:r>
                </w:ins>
              </m:sub>
              <m:sup>
                <w:ins w:id="494"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m:e>
        </m:d>
        <w:ins w:id="495" w:author="Onkar" w:date="2016-12-12T12:15:00Z"/>
      </m:oMath>
      <w:r w:rsidR="00D120BE" w:rsidRPr="00C67553">
        <w:rPr>
          <w:rFonts w:asciiTheme="majorBidi" w:hAnsiTheme="majorBidi" w:cstheme="majorBidi"/>
          <w:sz w:val="20"/>
          <w:szCs w:val="20"/>
        </w:rPr>
        <w:tab/>
      </w:r>
      <w:ins w:id="496" w:author="ankit bhatia" w:date="2016-12-12T11:31:00Z">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9)</w:t>
        </w:r>
      </w:ins>
    </w:p>
    <w:p w:rsidR="00F76CBE" w:rsidRPr="00F76CBE" w:rsidRDefault="00C40D1D" w:rsidP="00F76CBE">
      <w:pPr>
        <w:rPr>
          <w:ins w:id="497" w:author="ankit bhatia" w:date="2016-12-12T11:31:00Z"/>
          <w:rFonts w:asciiTheme="majorBidi" w:hAnsiTheme="majorBidi" w:cstheme="majorBidi"/>
          <w:sz w:val="20"/>
          <w:szCs w:val="20"/>
        </w:rPr>
      </w:pPr>
      <m:oMath>
        <m:sSub>
          <m:sSubPr>
            <m:ctrlPr>
              <w:ins w:id="498" w:author="ankit bhatia" w:date="2016-12-12T11:31:00Z">
                <w:rPr>
                  <w:rFonts w:ascii="Cambria Math" w:hAnsi="Cambria Math" w:cstheme="majorBidi"/>
                  <w:sz w:val="20"/>
                  <w:szCs w:val="20"/>
                </w:rPr>
              </w:ins>
            </m:ctrlPr>
          </m:sSubPr>
          <m:e>
            <w:ins w:id="499" w:author="ankit bhatia" w:date="2016-12-12T11:31:00Z">
              <m:r>
                <w:rPr>
                  <w:rFonts w:ascii="Cambria Math" w:hAnsi="Cambria Math" w:cstheme="majorBidi"/>
                  <w:sz w:val="20"/>
                  <w:szCs w:val="20"/>
                </w:rPr>
                <m:t>λ</m:t>
              </m:r>
            </w:ins>
          </m:e>
          <m:sub>
            <w:ins w:id="500" w:author="ankit bhatia" w:date="2016-12-12T11:31:00Z">
              <m:r>
                <m:rPr>
                  <m:sty m:val="p"/>
                </m:rPr>
                <w:rPr>
                  <w:rFonts w:ascii="Cambria Math" w:hAnsi="Cambria Math" w:cstheme="majorBidi"/>
                  <w:sz w:val="20"/>
                  <w:szCs w:val="20"/>
                </w:rPr>
                <m:t>0</m:t>
              </m:r>
              <m:r>
                <w:rPr>
                  <w:rFonts w:ascii="Cambria Math" w:hAnsi="Cambria Math" w:cstheme="majorBidi"/>
                  <w:sz w:val="20"/>
                  <w:szCs w:val="20"/>
                </w:rPr>
                <m:t>s</m:t>
              </m:r>
            </w:ins>
          </m:sub>
        </m:sSub>
        <w:ins w:id="501" w:author="ankit bhatia" w:date="2016-12-12T11:31:00Z">
          <m:r>
            <m:rPr>
              <m:sty m:val="p"/>
            </m:rPr>
            <w:rPr>
              <w:rFonts w:ascii="Cambria Math" w:hAnsi="Cambria Math" w:cstheme="majorBidi"/>
              <w:sz w:val="20"/>
              <w:szCs w:val="20"/>
            </w:rPr>
            <m:t>=-</m:t>
          </m:r>
        </w:ins>
        <m:sSub>
          <m:sSubPr>
            <m:ctrlPr>
              <w:ins w:id="502" w:author="ankit bhatia" w:date="2016-12-12T11:31:00Z">
                <w:rPr>
                  <w:rFonts w:ascii="Cambria Math" w:hAnsi="Cambria Math" w:cstheme="majorBidi"/>
                  <w:sz w:val="20"/>
                  <w:szCs w:val="20"/>
                </w:rPr>
              </w:ins>
            </m:ctrlPr>
          </m:sSubPr>
          <m:e>
            <w:ins w:id="503" w:author="ankit bhatia" w:date="2016-12-12T11:31:00Z">
              <m:r>
                <w:rPr>
                  <w:rFonts w:ascii="Cambria Math" w:hAnsi="Cambria Math" w:cstheme="majorBidi"/>
                  <w:sz w:val="20"/>
                  <w:szCs w:val="20"/>
                </w:rPr>
                <m:t>L</m:t>
              </m:r>
            </w:ins>
          </m:e>
          <m:sub>
            <w:ins w:id="504" w:author="ankit bhatia" w:date="2016-12-12T11:31:00Z">
              <m:r>
                <w:rPr>
                  <w:rFonts w:ascii="Cambria Math" w:hAnsi="Cambria Math" w:cstheme="majorBidi"/>
                  <w:sz w:val="20"/>
                  <w:szCs w:val="20"/>
                </w:rPr>
                <m:t>ls</m:t>
              </m:r>
            </w:ins>
          </m:sub>
        </m:sSub>
        <m:sSub>
          <m:sSubPr>
            <m:ctrlPr>
              <w:ins w:id="505" w:author="ankit bhatia" w:date="2016-12-12T11:31:00Z">
                <w:rPr>
                  <w:rFonts w:ascii="Cambria Math" w:hAnsi="Cambria Math" w:cstheme="majorBidi"/>
                  <w:sz w:val="20"/>
                  <w:szCs w:val="20"/>
                </w:rPr>
              </w:ins>
            </m:ctrlPr>
          </m:sSubPr>
          <m:e>
            <w:ins w:id="506" w:author="ankit bhatia" w:date="2016-12-12T11:31:00Z">
              <m:r>
                <w:rPr>
                  <w:rFonts w:ascii="Cambria Math" w:hAnsi="Cambria Math" w:cstheme="majorBidi"/>
                  <w:sz w:val="20"/>
                  <w:szCs w:val="20"/>
                </w:rPr>
                <m:t>i</m:t>
              </m:r>
            </w:ins>
          </m:e>
          <m:sub>
            <w:ins w:id="507" w:author="ankit bhatia" w:date="2016-12-12T11:31:00Z">
              <m:r>
                <m:rPr>
                  <m:sty m:val="p"/>
                </m:rPr>
                <w:rPr>
                  <w:rFonts w:ascii="Cambria Math" w:hAnsi="Cambria Math" w:cstheme="majorBidi"/>
                  <w:sz w:val="20"/>
                  <w:szCs w:val="20"/>
                </w:rPr>
                <m:t>0</m:t>
              </m:r>
              <m:r>
                <w:rPr>
                  <w:rFonts w:ascii="Cambria Math" w:hAnsi="Cambria Math" w:cstheme="majorBidi"/>
                  <w:sz w:val="20"/>
                  <w:szCs w:val="20"/>
                </w:rPr>
                <m:t>s</m:t>
              </m:r>
            </w:ins>
          </m:sub>
        </m:sSub>
        <w:ins w:id="508" w:author="Onkar" w:date="2016-12-12T12:15:00Z"/>
      </m:oMath>
      <w:r w:rsidR="00F76CBE">
        <w:rPr>
          <w:rFonts w:asciiTheme="majorBidi" w:hAnsiTheme="majorBidi" w:cstheme="majorBidi"/>
          <w:sz w:val="20"/>
          <w:szCs w:val="20"/>
        </w:rPr>
        <w:tab/>
      </w:r>
      <w:ins w:id="509" w:author="ankit bhatia" w:date="2016-12-12T11:31:00Z">
        <w:r w:rsidR="00F76CBE">
          <w:rPr>
            <w:rFonts w:asciiTheme="majorBidi" w:hAnsiTheme="majorBidi" w:cstheme="majorBidi"/>
            <w:sz w:val="20"/>
            <w:szCs w:val="20"/>
          </w:rPr>
          <w:tab/>
        </w:r>
        <w:r w:rsidR="00F76CBE">
          <w:rPr>
            <w:rFonts w:asciiTheme="majorBidi" w:hAnsiTheme="majorBidi" w:cstheme="majorBidi"/>
            <w:sz w:val="20"/>
            <w:szCs w:val="20"/>
          </w:rPr>
          <w:tab/>
        </w:r>
        <w:r w:rsidR="00CD7272">
          <w:rPr>
            <w:rFonts w:asciiTheme="majorBidi" w:hAnsiTheme="majorBidi" w:cstheme="majorBidi"/>
            <w:sz w:val="20"/>
            <w:szCs w:val="20"/>
          </w:rPr>
          <w:t xml:space="preserve">                 (</w:t>
        </w:r>
        <w:r w:rsidR="00F76CBE" w:rsidRPr="00F76CBE">
          <w:rPr>
            <w:rFonts w:asciiTheme="majorBidi" w:hAnsiTheme="majorBidi" w:cstheme="majorBidi"/>
            <w:sz w:val="20"/>
            <w:szCs w:val="20"/>
          </w:rPr>
          <w:t>10)</w:t>
        </w:r>
      </w:ins>
    </w:p>
    <w:p w:rsidR="00F76CBE" w:rsidRPr="00F76CBE" w:rsidRDefault="00F76CBE" w:rsidP="00F76CBE">
      <w:pPr>
        <w:rPr>
          <w:ins w:id="510" w:author="ankit bhatia" w:date="2016-12-12T11:31:00Z"/>
          <w:rFonts w:asciiTheme="majorBidi" w:hAnsiTheme="majorBidi" w:cstheme="majorBidi"/>
          <w:sz w:val="20"/>
          <w:szCs w:val="20"/>
        </w:rPr>
      </w:pPr>
      <w:ins w:id="511" w:author="ankit bhatia" w:date="2016-12-12T11:31:00Z">
        <w:r w:rsidRPr="00F76CBE">
          <w:rPr>
            <w:rFonts w:asciiTheme="majorBidi" w:hAnsiTheme="majorBidi" w:cstheme="majorBidi"/>
            <w:sz w:val="20"/>
            <w:szCs w:val="20"/>
          </w:rPr>
          <w:t>Rotor flux:</w:t>
        </w:r>
      </w:ins>
    </w:p>
    <w:p w:rsidR="00F76CBE" w:rsidRPr="00F76CBE" w:rsidRDefault="00C40D1D" w:rsidP="00CB4C21">
      <w:pPr>
        <w:rPr>
          <w:ins w:id="512" w:author="ankit bhatia" w:date="2016-12-12T11:31:00Z"/>
          <w:rFonts w:asciiTheme="majorBidi" w:hAnsiTheme="majorBidi" w:cstheme="majorBidi"/>
          <w:sz w:val="20"/>
          <w:szCs w:val="20"/>
        </w:rPr>
      </w:pPr>
      <m:oMath>
        <m:sSubSup>
          <m:sSubSupPr>
            <m:ctrlPr>
              <w:ins w:id="513" w:author="ankit bhatia" w:date="2016-12-12T11:31:00Z">
                <w:rPr>
                  <w:rFonts w:ascii="Cambria Math" w:hAnsi="Cambria Math" w:cstheme="majorBidi"/>
                  <w:sz w:val="20"/>
                  <w:szCs w:val="20"/>
                </w:rPr>
              </w:ins>
            </m:ctrlPr>
          </m:sSubSupPr>
          <m:e>
            <w:ins w:id="514" w:author="ankit bhatia" w:date="2016-12-12T11:31:00Z">
              <m:r>
                <w:rPr>
                  <w:rFonts w:ascii="Cambria Math" w:hAnsi="Cambria Math" w:cstheme="majorBidi"/>
                  <w:sz w:val="20"/>
                  <w:szCs w:val="20"/>
                </w:rPr>
                <m:t>λ</m:t>
              </m:r>
              <m:r>
                <m:rPr>
                  <m:sty m:val="p"/>
                </m:rPr>
                <w:rPr>
                  <w:rFonts w:ascii="Cambria Math" w:hAnsi="Cambria Math" w:cstheme="majorBidi"/>
                  <w:sz w:val="20"/>
                  <w:szCs w:val="20"/>
                </w:rPr>
                <m:t>'</m:t>
              </m:r>
            </w:ins>
          </m:e>
          <m:sub>
            <w:ins w:id="515" w:author="ankit bhatia" w:date="2016-12-12T11:31:00Z">
              <m:r>
                <w:rPr>
                  <w:rFonts w:ascii="Cambria Math" w:hAnsi="Cambria Math" w:cstheme="majorBidi"/>
                  <w:sz w:val="20"/>
                  <w:szCs w:val="20"/>
                </w:rPr>
                <m:t>kq</m:t>
              </m:r>
              <m:r>
                <m:rPr>
                  <m:sty m:val="p"/>
                </m:rPr>
                <w:rPr>
                  <w:rFonts w:ascii="Cambria Math" w:hAnsi="Cambria Math" w:cstheme="majorBidi"/>
                  <w:sz w:val="20"/>
                  <w:szCs w:val="20"/>
                </w:rPr>
                <m:t>1</m:t>
              </m:r>
            </w:ins>
          </m:sub>
          <m:sup>
            <w:ins w:id="516" w:author="ankit bhatia" w:date="2016-12-12T11:31:00Z">
              <m:r>
                <w:rPr>
                  <w:rFonts w:ascii="Cambria Math" w:hAnsi="Cambria Math" w:cstheme="majorBidi"/>
                  <w:sz w:val="20"/>
                  <w:szCs w:val="20"/>
                </w:rPr>
                <m:t>r</m:t>
              </m:r>
            </w:ins>
          </m:sup>
        </m:sSubSup>
        <w:ins w:id="517" w:author="ankit bhatia" w:date="2016-12-12T11:31:00Z">
          <m:r>
            <m:rPr>
              <m:sty m:val="p"/>
            </m:rPr>
            <w:rPr>
              <w:rFonts w:ascii="Cambria Math" w:hAnsi="Cambria Math" w:cstheme="majorBidi"/>
              <w:sz w:val="20"/>
              <w:szCs w:val="20"/>
            </w:rPr>
            <m:t>=</m:t>
          </m:r>
        </w:ins>
        <m:sSubSup>
          <m:sSubSupPr>
            <m:ctrlPr>
              <w:ins w:id="518" w:author="ankit bhatia" w:date="2016-12-12T11:31:00Z">
                <w:rPr>
                  <w:rFonts w:ascii="Cambria Math" w:hAnsi="Cambria Math" w:cstheme="majorBidi"/>
                  <w:sz w:val="20"/>
                  <w:szCs w:val="20"/>
                </w:rPr>
              </w:ins>
            </m:ctrlPr>
          </m:sSubSupPr>
          <m:e>
            <w:ins w:id="519" w:author="ankit bhatia" w:date="2016-12-12T11:31:00Z">
              <m:r>
                <w:rPr>
                  <w:rFonts w:ascii="Cambria Math" w:hAnsi="Cambria Math" w:cstheme="majorBidi"/>
                  <w:sz w:val="20"/>
                  <w:szCs w:val="20"/>
                </w:rPr>
                <m:t>L</m:t>
              </m:r>
            </w:ins>
          </m:e>
          <m:sub>
            <w:ins w:id="520" w:author="ankit bhatia" w:date="2016-12-12T11:31:00Z">
              <m:r>
                <w:rPr>
                  <w:rFonts w:ascii="Cambria Math" w:hAnsi="Cambria Math" w:cstheme="majorBidi"/>
                  <w:sz w:val="20"/>
                  <w:szCs w:val="20"/>
                </w:rPr>
                <m:t>lkq</m:t>
              </m:r>
              <m:r>
                <m:rPr>
                  <m:sty m:val="p"/>
                </m:rPr>
                <w:rPr>
                  <w:rFonts w:ascii="Cambria Math" w:hAnsi="Cambria Math" w:cstheme="majorBidi"/>
                  <w:sz w:val="20"/>
                  <w:szCs w:val="20"/>
                </w:rPr>
                <m:t>1</m:t>
              </m:r>
            </w:ins>
          </m:sub>
          <m:sup>
            <w:ins w:id="521" w:author="ankit bhatia" w:date="2016-12-12T11:31:00Z">
              <m:r>
                <m:rPr>
                  <m:sty m:val="p"/>
                </m:rPr>
                <w:rPr>
                  <w:rFonts w:ascii="Cambria Math" w:hAnsi="Cambria Math" w:cstheme="majorBidi"/>
                  <w:sz w:val="20"/>
                  <w:szCs w:val="20"/>
                </w:rPr>
                <m:t>'</m:t>
              </m:r>
            </w:ins>
          </m:sup>
        </m:sSubSup>
        <m:sSubSup>
          <m:sSubSupPr>
            <m:ctrlPr>
              <w:ins w:id="522" w:author="ankit bhatia" w:date="2016-12-12T11:31:00Z">
                <w:rPr>
                  <w:rFonts w:ascii="Cambria Math" w:hAnsi="Cambria Math" w:cstheme="majorBidi"/>
                  <w:sz w:val="20"/>
                  <w:szCs w:val="20"/>
                </w:rPr>
              </w:ins>
            </m:ctrlPr>
          </m:sSubSupPr>
          <m:e>
            <w:ins w:id="523" w:author="ankit bhatia" w:date="2016-12-12T11:31:00Z">
              <m:r>
                <w:rPr>
                  <w:rFonts w:ascii="Cambria Math" w:hAnsi="Cambria Math" w:cstheme="majorBidi"/>
                  <w:sz w:val="20"/>
                  <w:szCs w:val="20"/>
                </w:rPr>
                <m:t>i</m:t>
              </m:r>
            </w:ins>
          </m:e>
          <m:sub>
            <w:ins w:id="524" w:author="ankit bhatia" w:date="2016-12-12T11:31:00Z">
              <m:r>
                <w:rPr>
                  <w:rFonts w:ascii="Cambria Math" w:hAnsi="Cambria Math" w:cstheme="majorBidi"/>
                  <w:sz w:val="20"/>
                  <w:szCs w:val="20"/>
                </w:rPr>
                <m:t>kq</m:t>
              </m:r>
              <m:r>
                <m:rPr>
                  <m:sty m:val="p"/>
                </m:rPr>
                <w:rPr>
                  <w:rFonts w:ascii="Cambria Math" w:hAnsi="Cambria Math" w:cstheme="majorBidi"/>
                  <w:sz w:val="20"/>
                  <w:szCs w:val="20"/>
                </w:rPr>
                <m:t>1</m:t>
              </m:r>
            </w:ins>
          </m:sub>
          <m:sup>
            <w:ins w:id="525"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526" w:author="ankit bhatia" w:date="2016-12-12T11:31:00Z">
          <m:r>
            <m:rPr>
              <m:sty m:val="p"/>
            </m:rPr>
            <w:rPr>
              <w:rFonts w:ascii="Cambria Math" w:hAnsi="Cambria Math" w:cstheme="majorBidi"/>
              <w:sz w:val="20"/>
              <w:szCs w:val="20"/>
            </w:rPr>
            <m:t>+</m:t>
          </m:r>
        </w:ins>
        <m:sSub>
          <m:sSubPr>
            <m:ctrlPr>
              <w:ins w:id="527" w:author="ankit bhatia" w:date="2016-12-12T11:31:00Z">
                <w:rPr>
                  <w:rFonts w:ascii="Cambria Math" w:hAnsi="Cambria Math" w:cstheme="majorBidi"/>
                  <w:sz w:val="20"/>
                  <w:szCs w:val="20"/>
                </w:rPr>
              </w:ins>
            </m:ctrlPr>
          </m:sSubPr>
          <m:e>
            <w:ins w:id="528" w:author="ankit bhatia" w:date="2016-12-12T11:31:00Z">
              <m:r>
                <w:rPr>
                  <w:rFonts w:ascii="Cambria Math" w:hAnsi="Cambria Math" w:cstheme="majorBidi"/>
                  <w:sz w:val="20"/>
                  <w:szCs w:val="20"/>
                </w:rPr>
                <m:t>L</m:t>
              </m:r>
            </w:ins>
          </m:e>
          <m:sub>
            <w:ins w:id="529" w:author="ankit bhatia" w:date="2016-12-12T11:31:00Z">
              <m:r>
                <w:rPr>
                  <w:rFonts w:ascii="Cambria Math" w:hAnsi="Cambria Math" w:cstheme="majorBidi"/>
                  <w:sz w:val="20"/>
                  <w:szCs w:val="20"/>
                </w:rPr>
                <m:t>mq</m:t>
              </m:r>
            </w:ins>
          </m:sub>
        </m:sSub>
        <m:d>
          <m:dPr>
            <m:ctrlPr>
              <w:ins w:id="530" w:author="ankit bhatia" w:date="2016-12-12T11:31:00Z">
                <w:rPr>
                  <w:rFonts w:ascii="Cambria Math" w:hAnsi="Cambria Math" w:cstheme="majorBidi"/>
                  <w:sz w:val="20"/>
                  <w:szCs w:val="20"/>
                </w:rPr>
              </w:ins>
            </m:ctrlPr>
          </m:dPr>
          <m:e>
            <w:ins w:id="531" w:author="ankit bhatia" w:date="2016-12-12T11:31:00Z">
              <m:r>
                <m:rPr>
                  <m:sty m:val="p"/>
                </m:rPr>
                <w:rPr>
                  <w:rFonts w:ascii="Cambria Math" w:hAnsi="Cambria Math" w:cstheme="majorBidi"/>
                  <w:sz w:val="20"/>
                  <w:szCs w:val="20"/>
                </w:rPr>
                <m:t>-</m:t>
              </m:r>
            </w:ins>
            <m:sSubSup>
              <m:sSubSupPr>
                <m:ctrlPr>
                  <w:ins w:id="532" w:author="ankit bhatia" w:date="2016-12-12T11:31:00Z">
                    <w:rPr>
                      <w:rFonts w:ascii="Cambria Math" w:hAnsi="Cambria Math" w:cstheme="majorBidi"/>
                      <w:sz w:val="20"/>
                      <w:szCs w:val="20"/>
                    </w:rPr>
                  </w:ins>
                </m:ctrlPr>
              </m:sSubSupPr>
              <m:e>
                <w:ins w:id="533" w:author="ankit bhatia" w:date="2016-12-12T11:31:00Z">
                  <m:r>
                    <w:rPr>
                      <w:rFonts w:ascii="Cambria Math" w:hAnsi="Cambria Math" w:cstheme="majorBidi"/>
                      <w:sz w:val="20"/>
                      <w:szCs w:val="20"/>
                    </w:rPr>
                    <m:t>i</m:t>
                  </m:r>
                </w:ins>
              </m:e>
              <m:sub>
                <w:ins w:id="534" w:author="ankit bhatia" w:date="2016-12-12T11:31:00Z">
                  <m:r>
                    <w:rPr>
                      <w:rFonts w:ascii="Cambria Math" w:hAnsi="Cambria Math" w:cstheme="majorBidi"/>
                      <w:sz w:val="20"/>
                      <w:szCs w:val="20"/>
                    </w:rPr>
                    <m:t>qs</m:t>
                  </m:r>
                </w:ins>
              </m:sub>
              <m:sup>
                <w:ins w:id="535" w:author="ankit bhatia" w:date="2016-12-12T11:31:00Z">
                  <m:r>
                    <w:rPr>
                      <w:rFonts w:ascii="Cambria Math" w:hAnsi="Cambria Math" w:cstheme="majorBidi"/>
                      <w:sz w:val="20"/>
                      <w:szCs w:val="20"/>
                    </w:rPr>
                    <m:t>r</m:t>
                  </m:r>
                </w:ins>
              </m:sup>
            </m:sSubSup>
            <w:ins w:id="536" w:author="ankit bhatia" w:date="2016-12-12T11:31:00Z">
              <m:r>
                <m:rPr>
                  <m:sty m:val="p"/>
                </m:rPr>
                <w:rPr>
                  <w:rFonts w:ascii="Cambria Math" w:hAnsi="Cambria Math" w:cstheme="majorBidi"/>
                  <w:sz w:val="20"/>
                  <w:szCs w:val="20"/>
                </w:rPr>
                <m:t>+</m:t>
              </m:r>
            </w:ins>
            <m:sSubSup>
              <m:sSubSupPr>
                <m:ctrlPr>
                  <w:ins w:id="537" w:author="ankit bhatia" w:date="2016-12-12T11:31:00Z">
                    <w:rPr>
                      <w:rFonts w:ascii="Cambria Math" w:hAnsi="Cambria Math" w:cstheme="majorBidi"/>
                      <w:sz w:val="20"/>
                      <w:szCs w:val="20"/>
                    </w:rPr>
                  </w:ins>
                </m:ctrlPr>
              </m:sSubSupPr>
              <m:e>
                <w:ins w:id="538" w:author="ankit bhatia" w:date="2016-12-12T11:31:00Z">
                  <m:r>
                    <w:rPr>
                      <w:rFonts w:ascii="Cambria Math" w:hAnsi="Cambria Math" w:cstheme="majorBidi"/>
                      <w:sz w:val="20"/>
                      <w:szCs w:val="20"/>
                    </w:rPr>
                    <m:t>i</m:t>
                  </m:r>
                </w:ins>
              </m:e>
              <m:sub>
                <w:ins w:id="539" w:author="ankit bhatia" w:date="2016-12-12T11:31:00Z">
                  <m:r>
                    <w:rPr>
                      <w:rFonts w:ascii="Cambria Math" w:hAnsi="Cambria Math" w:cstheme="majorBidi"/>
                      <w:sz w:val="20"/>
                      <w:szCs w:val="20"/>
                    </w:rPr>
                    <m:t>kq</m:t>
                  </m:r>
                  <m:r>
                    <m:rPr>
                      <m:sty m:val="p"/>
                    </m:rPr>
                    <w:rPr>
                      <w:rFonts w:ascii="Cambria Math" w:hAnsi="Cambria Math" w:cstheme="majorBidi"/>
                      <w:sz w:val="20"/>
                      <w:szCs w:val="20"/>
                    </w:rPr>
                    <m:t>1</m:t>
                  </m:r>
                </w:ins>
              </m:sub>
              <m:sup>
                <w:ins w:id="540"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541" w:author="ankit bhatia" w:date="2016-12-12T11:31:00Z">
              <m:r>
                <m:rPr>
                  <m:sty m:val="p"/>
                </m:rPr>
                <w:rPr>
                  <w:rFonts w:ascii="Cambria Math" w:hAnsi="Cambria Math" w:cstheme="majorBidi"/>
                  <w:sz w:val="20"/>
                  <w:szCs w:val="20"/>
                </w:rPr>
                <m:t>+</m:t>
              </m:r>
            </w:ins>
            <m:sSubSup>
              <m:sSubSupPr>
                <m:ctrlPr>
                  <w:ins w:id="542" w:author="ankit bhatia" w:date="2016-12-12T11:31:00Z">
                    <w:rPr>
                      <w:rFonts w:ascii="Cambria Math" w:hAnsi="Cambria Math" w:cstheme="majorBidi"/>
                      <w:sz w:val="20"/>
                      <w:szCs w:val="20"/>
                    </w:rPr>
                  </w:ins>
                </m:ctrlPr>
              </m:sSubSupPr>
              <m:e>
                <w:ins w:id="543" w:author="ankit bhatia" w:date="2016-12-12T11:31:00Z">
                  <m:r>
                    <w:rPr>
                      <w:rFonts w:ascii="Cambria Math" w:hAnsi="Cambria Math" w:cstheme="majorBidi"/>
                      <w:sz w:val="20"/>
                      <w:szCs w:val="20"/>
                    </w:rPr>
                    <m:t>i</m:t>
                  </m:r>
                </w:ins>
              </m:e>
              <m:sub>
                <w:ins w:id="544" w:author="ankit bhatia" w:date="2016-12-12T11:31:00Z">
                  <m:r>
                    <w:rPr>
                      <w:rFonts w:ascii="Cambria Math" w:hAnsi="Cambria Math" w:cstheme="majorBidi"/>
                      <w:sz w:val="20"/>
                      <w:szCs w:val="20"/>
                    </w:rPr>
                    <m:t>kq</m:t>
                  </m:r>
                  <m:r>
                    <m:rPr>
                      <m:sty m:val="p"/>
                    </m:rPr>
                    <w:rPr>
                      <w:rFonts w:ascii="Cambria Math" w:hAnsi="Cambria Math" w:cstheme="majorBidi"/>
                      <w:sz w:val="20"/>
                      <w:szCs w:val="20"/>
                    </w:rPr>
                    <m:t>2</m:t>
                  </m:r>
                </w:ins>
              </m:sub>
              <m:sup>
                <w:ins w:id="545"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m:e>
        </m:d>
        <w:ins w:id="546" w:author="Onkar" w:date="2016-12-12T12:15:00Z"/>
      </m:oMath>
      <w:r w:rsidR="00CD7272">
        <w:rPr>
          <w:rFonts w:asciiTheme="majorBidi" w:hAnsiTheme="majorBidi" w:cstheme="majorBidi"/>
          <w:sz w:val="20"/>
          <w:szCs w:val="20"/>
        </w:rPr>
        <w:t>(</w:t>
      </w:r>
      <w:ins w:id="547" w:author="ankit bhatia" w:date="2016-12-12T11:31:00Z">
        <w:r w:rsidR="00F76CBE" w:rsidRPr="00F76CBE">
          <w:rPr>
            <w:rFonts w:asciiTheme="majorBidi" w:hAnsiTheme="majorBidi" w:cstheme="majorBidi"/>
            <w:sz w:val="20"/>
            <w:szCs w:val="20"/>
          </w:rPr>
          <w:t>11)</w:t>
        </w:r>
      </w:ins>
    </w:p>
    <w:p w:rsidR="00F76CBE" w:rsidRPr="00F76CBE" w:rsidRDefault="00C40D1D" w:rsidP="00CB4C21">
      <w:pPr>
        <w:rPr>
          <w:ins w:id="548" w:author="ankit bhatia" w:date="2016-12-12T11:31:00Z"/>
          <w:rFonts w:asciiTheme="majorBidi" w:hAnsiTheme="majorBidi" w:cstheme="majorBidi"/>
          <w:sz w:val="20"/>
          <w:szCs w:val="20"/>
        </w:rPr>
      </w:pPr>
      <m:oMath>
        <m:sSubSup>
          <m:sSubSupPr>
            <m:ctrlPr>
              <w:ins w:id="549" w:author="ankit bhatia" w:date="2016-12-12T11:31:00Z">
                <w:rPr>
                  <w:rFonts w:ascii="Cambria Math" w:hAnsi="Cambria Math" w:cstheme="majorBidi"/>
                  <w:sz w:val="20"/>
                  <w:szCs w:val="20"/>
                </w:rPr>
              </w:ins>
            </m:ctrlPr>
          </m:sSubSupPr>
          <m:e>
            <w:ins w:id="550" w:author="ankit bhatia" w:date="2016-12-12T11:31:00Z">
              <m:r>
                <w:rPr>
                  <w:rFonts w:ascii="Cambria Math" w:hAnsi="Cambria Math" w:cstheme="majorBidi"/>
                  <w:sz w:val="20"/>
                  <w:szCs w:val="20"/>
                </w:rPr>
                <m:t>λ</m:t>
              </m:r>
            </w:ins>
          </m:e>
          <m:sub>
            <w:ins w:id="551" w:author="ankit bhatia" w:date="2016-12-12T11:31:00Z">
              <m:r>
                <w:rPr>
                  <w:rFonts w:ascii="Cambria Math" w:hAnsi="Cambria Math" w:cstheme="majorBidi"/>
                  <w:sz w:val="20"/>
                  <w:szCs w:val="20"/>
                </w:rPr>
                <m:t>kq</m:t>
              </m:r>
              <m:r>
                <m:rPr>
                  <m:sty m:val="p"/>
                </m:rPr>
                <w:rPr>
                  <w:rFonts w:ascii="Cambria Math" w:hAnsi="Cambria Math" w:cstheme="majorBidi"/>
                  <w:sz w:val="20"/>
                  <w:szCs w:val="20"/>
                </w:rPr>
                <m:t>2</m:t>
              </m:r>
            </w:ins>
          </m:sub>
          <m:sup>
            <w:ins w:id="552"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553" w:author="ankit bhatia" w:date="2016-12-12T11:31:00Z">
          <m:r>
            <m:rPr>
              <m:sty m:val="p"/>
            </m:rPr>
            <w:rPr>
              <w:rFonts w:ascii="Cambria Math" w:hAnsi="Cambria Math" w:cstheme="majorBidi"/>
              <w:sz w:val="20"/>
              <w:szCs w:val="20"/>
            </w:rPr>
            <m:t>=</m:t>
          </m:r>
        </w:ins>
        <m:sSubSup>
          <m:sSubSupPr>
            <m:ctrlPr>
              <w:ins w:id="554" w:author="ankit bhatia" w:date="2016-12-12T11:31:00Z">
                <w:rPr>
                  <w:rFonts w:ascii="Cambria Math" w:hAnsi="Cambria Math" w:cstheme="majorBidi"/>
                  <w:sz w:val="20"/>
                  <w:szCs w:val="20"/>
                </w:rPr>
              </w:ins>
            </m:ctrlPr>
          </m:sSubSupPr>
          <m:e>
            <w:ins w:id="555" w:author="ankit bhatia" w:date="2016-12-12T11:31:00Z">
              <m:r>
                <w:rPr>
                  <w:rFonts w:ascii="Cambria Math" w:hAnsi="Cambria Math" w:cstheme="majorBidi"/>
                  <w:sz w:val="20"/>
                  <w:szCs w:val="20"/>
                </w:rPr>
                <m:t>L</m:t>
              </m:r>
            </w:ins>
          </m:e>
          <m:sub>
            <w:ins w:id="556" w:author="ankit bhatia" w:date="2016-12-12T11:31:00Z">
              <m:r>
                <w:rPr>
                  <w:rFonts w:ascii="Cambria Math" w:hAnsi="Cambria Math" w:cstheme="majorBidi"/>
                  <w:sz w:val="20"/>
                  <w:szCs w:val="20"/>
                </w:rPr>
                <m:t>lkq</m:t>
              </m:r>
              <m:r>
                <m:rPr>
                  <m:sty m:val="p"/>
                </m:rPr>
                <w:rPr>
                  <w:rFonts w:ascii="Cambria Math" w:hAnsi="Cambria Math" w:cstheme="majorBidi"/>
                  <w:sz w:val="20"/>
                  <w:szCs w:val="20"/>
                </w:rPr>
                <m:t>2</m:t>
              </m:r>
            </w:ins>
          </m:sub>
          <m:sup>
            <w:ins w:id="557" w:author="ankit bhatia" w:date="2016-12-12T11:31:00Z">
              <m:r>
                <m:rPr>
                  <m:sty m:val="p"/>
                </m:rPr>
                <w:rPr>
                  <w:rFonts w:ascii="Cambria Math" w:hAnsi="Cambria Math" w:cstheme="majorBidi"/>
                  <w:sz w:val="20"/>
                  <w:szCs w:val="20"/>
                </w:rPr>
                <m:t>'</m:t>
              </m:r>
            </w:ins>
          </m:sup>
        </m:sSubSup>
        <m:sSubSup>
          <m:sSubSupPr>
            <m:ctrlPr>
              <w:ins w:id="558" w:author="ankit bhatia" w:date="2016-12-12T11:31:00Z">
                <w:rPr>
                  <w:rFonts w:ascii="Cambria Math" w:hAnsi="Cambria Math" w:cstheme="majorBidi"/>
                  <w:sz w:val="20"/>
                  <w:szCs w:val="20"/>
                </w:rPr>
              </w:ins>
            </m:ctrlPr>
          </m:sSubSupPr>
          <m:e>
            <w:ins w:id="559" w:author="ankit bhatia" w:date="2016-12-12T11:31:00Z">
              <m:r>
                <w:rPr>
                  <w:rFonts w:ascii="Cambria Math" w:hAnsi="Cambria Math" w:cstheme="majorBidi"/>
                  <w:sz w:val="20"/>
                  <w:szCs w:val="20"/>
                </w:rPr>
                <m:t>i</m:t>
              </m:r>
            </w:ins>
          </m:e>
          <m:sub>
            <w:ins w:id="560" w:author="ankit bhatia" w:date="2016-12-12T11:31:00Z">
              <m:r>
                <w:rPr>
                  <w:rFonts w:ascii="Cambria Math" w:hAnsi="Cambria Math" w:cstheme="majorBidi"/>
                  <w:sz w:val="20"/>
                  <w:szCs w:val="20"/>
                </w:rPr>
                <m:t>kq</m:t>
              </m:r>
              <m:r>
                <m:rPr>
                  <m:sty m:val="p"/>
                </m:rPr>
                <w:rPr>
                  <w:rFonts w:ascii="Cambria Math" w:hAnsi="Cambria Math" w:cstheme="majorBidi"/>
                  <w:sz w:val="20"/>
                  <w:szCs w:val="20"/>
                </w:rPr>
                <m:t>2</m:t>
              </m:r>
            </w:ins>
          </m:sub>
          <m:sup>
            <w:ins w:id="561"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562" w:author="ankit bhatia" w:date="2016-12-12T11:31:00Z">
          <m:r>
            <m:rPr>
              <m:sty m:val="p"/>
            </m:rPr>
            <w:rPr>
              <w:rFonts w:ascii="Cambria Math" w:hAnsi="Cambria Math" w:cstheme="majorBidi"/>
              <w:sz w:val="20"/>
              <w:szCs w:val="20"/>
            </w:rPr>
            <m:t>+</m:t>
          </m:r>
        </w:ins>
        <m:sSub>
          <m:sSubPr>
            <m:ctrlPr>
              <w:ins w:id="563" w:author="ankit bhatia" w:date="2016-12-12T11:31:00Z">
                <w:rPr>
                  <w:rFonts w:ascii="Cambria Math" w:hAnsi="Cambria Math" w:cstheme="majorBidi"/>
                  <w:sz w:val="20"/>
                  <w:szCs w:val="20"/>
                </w:rPr>
              </w:ins>
            </m:ctrlPr>
          </m:sSubPr>
          <m:e>
            <w:ins w:id="564" w:author="ankit bhatia" w:date="2016-12-12T11:31:00Z">
              <m:r>
                <w:rPr>
                  <w:rFonts w:ascii="Cambria Math" w:hAnsi="Cambria Math" w:cstheme="majorBidi"/>
                  <w:sz w:val="20"/>
                  <w:szCs w:val="20"/>
                </w:rPr>
                <m:t>L</m:t>
              </m:r>
            </w:ins>
          </m:e>
          <m:sub>
            <w:ins w:id="565" w:author="ankit bhatia" w:date="2016-12-12T11:31:00Z">
              <m:r>
                <w:rPr>
                  <w:rFonts w:ascii="Cambria Math" w:hAnsi="Cambria Math" w:cstheme="majorBidi"/>
                  <w:sz w:val="20"/>
                  <w:szCs w:val="20"/>
                </w:rPr>
                <m:t>mq</m:t>
              </m:r>
            </w:ins>
          </m:sub>
        </m:sSub>
        <m:d>
          <m:dPr>
            <m:ctrlPr>
              <w:ins w:id="566" w:author="ankit bhatia" w:date="2016-12-12T11:31:00Z">
                <w:rPr>
                  <w:rFonts w:ascii="Cambria Math" w:hAnsi="Cambria Math" w:cstheme="majorBidi"/>
                  <w:sz w:val="20"/>
                  <w:szCs w:val="20"/>
                </w:rPr>
              </w:ins>
            </m:ctrlPr>
          </m:dPr>
          <m:e>
            <w:ins w:id="567" w:author="ankit bhatia" w:date="2016-12-12T11:31:00Z">
              <m:r>
                <m:rPr>
                  <m:sty m:val="p"/>
                </m:rPr>
                <w:rPr>
                  <w:rFonts w:ascii="Cambria Math" w:hAnsi="Cambria Math" w:cstheme="majorBidi"/>
                  <w:sz w:val="20"/>
                  <w:szCs w:val="20"/>
                </w:rPr>
                <m:t>-</m:t>
              </m:r>
            </w:ins>
            <m:sSubSup>
              <m:sSubSupPr>
                <m:ctrlPr>
                  <w:ins w:id="568" w:author="ankit bhatia" w:date="2016-12-12T11:31:00Z">
                    <w:rPr>
                      <w:rFonts w:ascii="Cambria Math" w:hAnsi="Cambria Math" w:cstheme="majorBidi"/>
                      <w:sz w:val="20"/>
                      <w:szCs w:val="20"/>
                    </w:rPr>
                  </w:ins>
                </m:ctrlPr>
              </m:sSubSupPr>
              <m:e>
                <w:ins w:id="569" w:author="ankit bhatia" w:date="2016-12-12T11:31:00Z">
                  <m:r>
                    <w:rPr>
                      <w:rFonts w:ascii="Cambria Math" w:hAnsi="Cambria Math" w:cstheme="majorBidi"/>
                      <w:sz w:val="20"/>
                      <w:szCs w:val="20"/>
                    </w:rPr>
                    <m:t>i</m:t>
                  </m:r>
                </w:ins>
              </m:e>
              <m:sub>
                <w:ins w:id="570" w:author="ankit bhatia" w:date="2016-12-12T11:31:00Z">
                  <m:r>
                    <w:rPr>
                      <w:rFonts w:ascii="Cambria Math" w:hAnsi="Cambria Math" w:cstheme="majorBidi"/>
                      <w:sz w:val="20"/>
                      <w:szCs w:val="20"/>
                    </w:rPr>
                    <m:t>qs</m:t>
                  </m:r>
                </w:ins>
              </m:sub>
              <m:sup>
                <w:ins w:id="571" w:author="ankit bhatia" w:date="2016-12-12T11:31:00Z">
                  <m:r>
                    <w:rPr>
                      <w:rFonts w:ascii="Cambria Math" w:hAnsi="Cambria Math" w:cstheme="majorBidi"/>
                      <w:sz w:val="20"/>
                      <w:szCs w:val="20"/>
                    </w:rPr>
                    <m:t>r</m:t>
                  </m:r>
                </w:ins>
              </m:sup>
            </m:sSubSup>
            <w:ins w:id="572" w:author="ankit bhatia" w:date="2016-12-12T11:31:00Z">
              <m:r>
                <m:rPr>
                  <m:sty m:val="p"/>
                </m:rPr>
                <w:rPr>
                  <w:rFonts w:ascii="Cambria Math" w:hAnsi="Cambria Math" w:cstheme="majorBidi"/>
                  <w:sz w:val="20"/>
                  <w:szCs w:val="20"/>
                </w:rPr>
                <m:t>+</m:t>
              </m:r>
            </w:ins>
            <m:sSubSup>
              <m:sSubSupPr>
                <m:ctrlPr>
                  <w:ins w:id="573" w:author="ankit bhatia" w:date="2016-12-12T11:31:00Z">
                    <w:rPr>
                      <w:rFonts w:ascii="Cambria Math" w:hAnsi="Cambria Math" w:cstheme="majorBidi"/>
                      <w:sz w:val="20"/>
                      <w:szCs w:val="20"/>
                    </w:rPr>
                  </w:ins>
                </m:ctrlPr>
              </m:sSubSupPr>
              <m:e>
                <w:ins w:id="574" w:author="ankit bhatia" w:date="2016-12-12T11:31:00Z">
                  <m:r>
                    <w:rPr>
                      <w:rFonts w:ascii="Cambria Math" w:hAnsi="Cambria Math" w:cstheme="majorBidi"/>
                      <w:sz w:val="20"/>
                      <w:szCs w:val="20"/>
                    </w:rPr>
                    <m:t>i</m:t>
                  </m:r>
                </w:ins>
              </m:e>
              <m:sub>
                <w:ins w:id="575" w:author="ankit bhatia" w:date="2016-12-12T11:31:00Z">
                  <m:r>
                    <w:rPr>
                      <w:rFonts w:ascii="Cambria Math" w:hAnsi="Cambria Math" w:cstheme="majorBidi"/>
                      <w:sz w:val="20"/>
                      <w:szCs w:val="20"/>
                    </w:rPr>
                    <m:t>kq</m:t>
                  </m:r>
                  <m:r>
                    <m:rPr>
                      <m:sty m:val="p"/>
                    </m:rPr>
                    <w:rPr>
                      <w:rFonts w:ascii="Cambria Math" w:hAnsi="Cambria Math" w:cstheme="majorBidi"/>
                      <w:sz w:val="20"/>
                      <w:szCs w:val="20"/>
                    </w:rPr>
                    <m:t>1</m:t>
                  </m:r>
                </w:ins>
              </m:sub>
              <m:sup>
                <w:ins w:id="576"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577" w:author="ankit bhatia" w:date="2016-12-12T11:31:00Z">
              <m:r>
                <m:rPr>
                  <m:sty m:val="p"/>
                </m:rPr>
                <w:rPr>
                  <w:rFonts w:ascii="Cambria Math" w:hAnsi="Cambria Math" w:cstheme="majorBidi"/>
                  <w:sz w:val="20"/>
                  <w:szCs w:val="20"/>
                </w:rPr>
                <m:t>+</m:t>
              </m:r>
            </w:ins>
            <m:sSubSup>
              <m:sSubSupPr>
                <m:ctrlPr>
                  <w:ins w:id="578" w:author="ankit bhatia" w:date="2016-12-12T11:31:00Z">
                    <w:rPr>
                      <w:rFonts w:ascii="Cambria Math" w:hAnsi="Cambria Math" w:cstheme="majorBidi"/>
                      <w:sz w:val="20"/>
                      <w:szCs w:val="20"/>
                    </w:rPr>
                  </w:ins>
                </m:ctrlPr>
              </m:sSubSupPr>
              <m:e>
                <w:ins w:id="579" w:author="ankit bhatia" w:date="2016-12-12T11:31:00Z">
                  <m:r>
                    <w:rPr>
                      <w:rFonts w:ascii="Cambria Math" w:hAnsi="Cambria Math" w:cstheme="majorBidi"/>
                      <w:sz w:val="20"/>
                      <w:szCs w:val="20"/>
                    </w:rPr>
                    <m:t>i</m:t>
                  </m:r>
                </w:ins>
              </m:e>
              <m:sub>
                <w:ins w:id="580" w:author="ankit bhatia" w:date="2016-12-12T11:31:00Z">
                  <m:r>
                    <w:rPr>
                      <w:rFonts w:ascii="Cambria Math" w:hAnsi="Cambria Math" w:cstheme="majorBidi"/>
                      <w:sz w:val="20"/>
                      <w:szCs w:val="20"/>
                    </w:rPr>
                    <m:t>kq</m:t>
                  </m:r>
                  <m:r>
                    <m:rPr>
                      <m:sty m:val="p"/>
                    </m:rPr>
                    <w:rPr>
                      <w:rFonts w:ascii="Cambria Math" w:hAnsi="Cambria Math" w:cstheme="majorBidi"/>
                      <w:sz w:val="20"/>
                      <w:szCs w:val="20"/>
                    </w:rPr>
                    <m:t>2</m:t>
                  </m:r>
                </w:ins>
              </m:sub>
              <m:sup>
                <w:ins w:id="581"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m:e>
        </m:d>
        <w:ins w:id="582" w:author="Onkar" w:date="2016-12-12T12:15:00Z"/>
      </m:oMath>
      <w:r w:rsidR="00CD7272">
        <w:rPr>
          <w:rFonts w:asciiTheme="majorBidi" w:hAnsiTheme="majorBidi" w:cstheme="majorBidi"/>
          <w:sz w:val="20"/>
          <w:szCs w:val="20"/>
        </w:rPr>
        <w:t>(</w:t>
      </w:r>
      <w:ins w:id="583" w:author="ankit bhatia" w:date="2016-12-12T11:31:00Z">
        <w:r w:rsidR="00F76CBE" w:rsidRPr="00F76CBE">
          <w:rPr>
            <w:rFonts w:asciiTheme="majorBidi" w:hAnsiTheme="majorBidi" w:cstheme="majorBidi"/>
            <w:sz w:val="20"/>
            <w:szCs w:val="20"/>
          </w:rPr>
          <w:t>12)</w:t>
        </w:r>
      </w:ins>
    </w:p>
    <w:p w:rsidR="00F76CBE" w:rsidRPr="00F76CBE" w:rsidRDefault="00C40D1D" w:rsidP="00CB4C21">
      <w:pPr>
        <w:rPr>
          <w:ins w:id="584" w:author="ankit bhatia" w:date="2016-12-12T11:31:00Z"/>
          <w:rFonts w:asciiTheme="majorBidi" w:hAnsiTheme="majorBidi" w:cstheme="majorBidi"/>
          <w:sz w:val="20"/>
          <w:szCs w:val="20"/>
        </w:rPr>
      </w:pPr>
      <m:oMath>
        <m:sSubSup>
          <m:sSubSupPr>
            <m:ctrlPr>
              <w:ins w:id="585" w:author="ankit bhatia" w:date="2016-12-12T11:31:00Z">
                <w:rPr>
                  <w:rFonts w:ascii="Cambria Math" w:hAnsi="Cambria Math" w:cstheme="majorBidi"/>
                  <w:sz w:val="20"/>
                  <w:szCs w:val="20"/>
                </w:rPr>
              </w:ins>
            </m:ctrlPr>
          </m:sSubSupPr>
          <m:e>
            <w:ins w:id="586" w:author="ankit bhatia" w:date="2016-12-12T11:31:00Z">
              <m:r>
                <w:rPr>
                  <w:rFonts w:ascii="Cambria Math" w:hAnsi="Cambria Math" w:cstheme="majorBidi"/>
                  <w:sz w:val="20"/>
                  <w:szCs w:val="20"/>
                </w:rPr>
                <m:t>λ</m:t>
              </m:r>
            </w:ins>
          </m:e>
          <m:sub>
            <w:ins w:id="587" w:author="ankit bhatia" w:date="2016-12-12T11:31:00Z">
              <m:r>
                <w:rPr>
                  <w:rFonts w:ascii="Cambria Math" w:hAnsi="Cambria Math" w:cstheme="majorBidi"/>
                  <w:sz w:val="20"/>
                  <w:szCs w:val="20"/>
                </w:rPr>
                <m:t>fd</m:t>
              </m:r>
            </w:ins>
          </m:sub>
          <m:sup>
            <w:ins w:id="588"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589" w:author="ankit bhatia" w:date="2016-12-12T11:31:00Z">
          <m:r>
            <m:rPr>
              <m:sty m:val="p"/>
            </m:rPr>
            <w:rPr>
              <w:rFonts w:ascii="Cambria Math" w:hAnsi="Cambria Math" w:cstheme="majorBidi"/>
              <w:sz w:val="20"/>
              <w:szCs w:val="20"/>
            </w:rPr>
            <m:t>=</m:t>
          </m:r>
        </w:ins>
        <m:sSubSup>
          <m:sSubSupPr>
            <m:ctrlPr>
              <w:ins w:id="590" w:author="ankit bhatia" w:date="2016-12-12T11:31:00Z">
                <w:rPr>
                  <w:rFonts w:ascii="Cambria Math" w:hAnsi="Cambria Math" w:cstheme="majorBidi"/>
                  <w:sz w:val="20"/>
                  <w:szCs w:val="20"/>
                </w:rPr>
              </w:ins>
            </m:ctrlPr>
          </m:sSubSupPr>
          <m:e>
            <w:ins w:id="591" w:author="ankit bhatia" w:date="2016-12-12T11:31:00Z">
              <m:r>
                <w:rPr>
                  <w:rFonts w:ascii="Cambria Math" w:hAnsi="Cambria Math" w:cstheme="majorBidi"/>
                  <w:sz w:val="20"/>
                  <w:szCs w:val="20"/>
                </w:rPr>
                <m:t>L</m:t>
              </m:r>
            </w:ins>
          </m:e>
          <m:sub>
            <w:ins w:id="592" w:author="ankit bhatia" w:date="2016-12-12T11:31:00Z">
              <m:r>
                <w:rPr>
                  <w:rFonts w:ascii="Cambria Math" w:hAnsi="Cambria Math" w:cstheme="majorBidi"/>
                  <w:sz w:val="20"/>
                  <w:szCs w:val="20"/>
                </w:rPr>
                <m:t>lfd</m:t>
              </m:r>
            </w:ins>
          </m:sub>
          <m:sup>
            <w:ins w:id="593" w:author="ankit bhatia" w:date="2016-12-12T11:31:00Z">
              <m:r>
                <m:rPr>
                  <m:sty m:val="p"/>
                </m:rPr>
                <w:rPr>
                  <w:rFonts w:ascii="Cambria Math" w:hAnsi="Cambria Math" w:cstheme="majorBidi"/>
                  <w:sz w:val="20"/>
                  <w:szCs w:val="20"/>
                </w:rPr>
                <m:t>'</m:t>
              </m:r>
            </w:ins>
          </m:sup>
        </m:sSubSup>
        <m:sSubSup>
          <m:sSubSupPr>
            <m:ctrlPr>
              <w:ins w:id="594" w:author="ankit bhatia" w:date="2016-12-12T11:31:00Z">
                <w:rPr>
                  <w:rFonts w:ascii="Cambria Math" w:hAnsi="Cambria Math" w:cstheme="majorBidi"/>
                  <w:sz w:val="20"/>
                  <w:szCs w:val="20"/>
                </w:rPr>
              </w:ins>
            </m:ctrlPr>
          </m:sSubSupPr>
          <m:e>
            <w:ins w:id="595" w:author="ankit bhatia" w:date="2016-12-12T11:31:00Z">
              <m:r>
                <w:rPr>
                  <w:rFonts w:ascii="Cambria Math" w:hAnsi="Cambria Math" w:cstheme="majorBidi"/>
                  <w:sz w:val="20"/>
                  <w:szCs w:val="20"/>
                </w:rPr>
                <m:t>i</m:t>
              </m:r>
            </w:ins>
          </m:e>
          <m:sub>
            <w:ins w:id="596" w:author="ankit bhatia" w:date="2016-12-12T11:31:00Z">
              <m:r>
                <w:rPr>
                  <w:rFonts w:ascii="Cambria Math" w:hAnsi="Cambria Math" w:cstheme="majorBidi"/>
                  <w:sz w:val="20"/>
                  <w:szCs w:val="20"/>
                </w:rPr>
                <m:t>fd</m:t>
              </m:r>
            </w:ins>
          </m:sub>
          <m:sup>
            <w:ins w:id="597"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598" w:author="ankit bhatia" w:date="2016-12-12T11:31:00Z">
          <m:r>
            <m:rPr>
              <m:sty m:val="p"/>
            </m:rPr>
            <w:rPr>
              <w:rFonts w:ascii="Cambria Math" w:hAnsi="Cambria Math" w:cstheme="majorBidi"/>
              <w:sz w:val="20"/>
              <w:szCs w:val="20"/>
            </w:rPr>
            <m:t>+</m:t>
          </m:r>
        </w:ins>
        <m:sSub>
          <m:sSubPr>
            <m:ctrlPr>
              <w:ins w:id="599" w:author="ankit bhatia" w:date="2016-12-12T11:31:00Z">
                <w:rPr>
                  <w:rFonts w:ascii="Cambria Math" w:hAnsi="Cambria Math" w:cstheme="majorBidi"/>
                  <w:sz w:val="20"/>
                  <w:szCs w:val="20"/>
                </w:rPr>
              </w:ins>
            </m:ctrlPr>
          </m:sSubPr>
          <m:e>
            <w:ins w:id="600" w:author="ankit bhatia" w:date="2016-12-12T11:31:00Z">
              <m:r>
                <w:rPr>
                  <w:rFonts w:ascii="Cambria Math" w:hAnsi="Cambria Math" w:cstheme="majorBidi"/>
                  <w:sz w:val="20"/>
                  <w:szCs w:val="20"/>
                </w:rPr>
                <m:t>L</m:t>
              </m:r>
            </w:ins>
          </m:e>
          <m:sub>
            <w:ins w:id="601" w:author="ankit bhatia" w:date="2016-12-12T11:31:00Z">
              <m:r>
                <w:rPr>
                  <w:rFonts w:ascii="Cambria Math" w:hAnsi="Cambria Math" w:cstheme="majorBidi"/>
                  <w:sz w:val="20"/>
                  <w:szCs w:val="20"/>
                </w:rPr>
                <m:t>md</m:t>
              </m:r>
            </w:ins>
          </m:sub>
        </m:sSub>
        <w:ins w:id="602" w:author="ankit bhatia" w:date="2016-12-12T11:31:00Z">
          <m:r>
            <m:rPr>
              <m:sty m:val="p"/>
            </m:rPr>
            <w:rPr>
              <w:rFonts w:ascii="Cambria Math" w:hAnsi="Cambria Math" w:cstheme="majorBidi"/>
              <w:sz w:val="20"/>
              <w:szCs w:val="20"/>
            </w:rPr>
            <m:t>(-</m:t>
          </m:r>
        </w:ins>
        <m:sSubSup>
          <m:sSubSupPr>
            <m:ctrlPr>
              <w:ins w:id="603" w:author="ankit bhatia" w:date="2016-12-12T11:31:00Z">
                <w:rPr>
                  <w:rFonts w:ascii="Cambria Math" w:hAnsi="Cambria Math" w:cstheme="majorBidi"/>
                  <w:sz w:val="20"/>
                  <w:szCs w:val="20"/>
                </w:rPr>
              </w:ins>
            </m:ctrlPr>
          </m:sSubSupPr>
          <m:e>
            <w:ins w:id="604" w:author="ankit bhatia" w:date="2016-12-12T11:31:00Z">
              <m:r>
                <w:rPr>
                  <w:rFonts w:ascii="Cambria Math" w:hAnsi="Cambria Math" w:cstheme="majorBidi"/>
                  <w:sz w:val="20"/>
                  <w:szCs w:val="20"/>
                </w:rPr>
                <m:t>i</m:t>
              </m:r>
            </w:ins>
          </m:e>
          <m:sub>
            <w:ins w:id="605" w:author="ankit bhatia" w:date="2016-12-12T11:31:00Z">
              <m:r>
                <w:rPr>
                  <w:rFonts w:ascii="Cambria Math" w:hAnsi="Cambria Math" w:cstheme="majorBidi"/>
                  <w:sz w:val="20"/>
                  <w:szCs w:val="20"/>
                </w:rPr>
                <m:t>ds</m:t>
              </m:r>
            </w:ins>
          </m:sub>
          <m:sup>
            <w:ins w:id="606" w:author="ankit bhatia" w:date="2016-12-12T11:31:00Z">
              <m:r>
                <w:rPr>
                  <w:rFonts w:ascii="Cambria Math" w:hAnsi="Cambria Math" w:cstheme="majorBidi"/>
                  <w:sz w:val="20"/>
                  <w:szCs w:val="20"/>
                </w:rPr>
                <m:t>r</m:t>
              </m:r>
            </w:ins>
          </m:sup>
        </m:sSubSup>
        <w:ins w:id="607" w:author="ankit bhatia" w:date="2016-12-12T11:31:00Z">
          <m:r>
            <m:rPr>
              <m:sty m:val="p"/>
            </m:rPr>
            <w:rPr>
              <w:rFonts w:ascii="Cambria Math" w:hAnsi="Cambria Math" w:cstheme="majorBidi"/>
              <w:sz w:val="20"/>
              <w:szCs w:val="20"/>
            </w:rPr>
            <m:t>+</m:t>
          </m:r>
        </w:ins>
        <m:sSubSup>
          <m:sSubSupPr>
            <m:ctrlPr>
              <w:ins w:id="608" w:author="ankit bhatia" w:date="2016-12-12T11:31:00Z">
                <w:rPr>
                  <w:rFonts w:ascii="Cambria Math" w:hAnsi="Cambria Math" w:cstheme="majorBidi"/>
                  <w:sz w:val="20"/>
                  <w:szCs w:val="20"/>
                </w:rPr>
              </w:ins>
            </m:ctrlPr>
          </m:sSubSupPr>
          <m:e>
            <w:ins w:id="609" w:author="ankit bhatia" w:date="2016-12-12T11:31:00Z">
              <m:r>
                <w:rPr>
                  <w:rFonts w:ascii="Cambria Math" w:hAnsi="Cambria Math" w:cstheme="majorBidi"/>
                  <w:sz w:val="20"/>
                  <w:szCs w:val="20"/>
                </w:rPr>
                <m:t>i</m:t>
              </m:r>
            </w:ins>
          </m:e>
          <m:sub>
            <w:ins w:id="610" w:author="ankit bhatia" w:date="2016-12-12T11:31:00Z">
              <m:r>
                <w:rPr>
                  <w:rFonts w:ascii="Cambria Math" w:hAnsi="Cambria Math" w:cstheme="majorBidi"/>
                  <w:sz w:val="20"/>
                  <w:szCs w:val="20"/>
                </w:rPr>
                <m:t>fd</m:t>
              </m:r>
            </w:ins>
          </m:sub>
          <m:sup>
            <w:ins w:id="611"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612" w:author="ankit bhatia" w:date="2016-12-12T11:31:00Z">
          <m:r>
            <m:rPr>
              <m:sty m:val="p"/>
            </m:rPr>
            <w:rPr>
              <w:rFonts w:ascii="Cambria Math" w:hAnsi="Cambria Math" w:cstheme="majorBidi"/>
              <w:sz w:val="20"/>
              <w:szCs w:val="20"/>
            </w:rPr>
            <m:t>+</m:t>
          </m:r>
        </w:ins>
        <m:sSubSup>
          <m:sSubSupPr>
            <m:ctrlPr>
              <w:ins w:id="613" w:author="ankit bhatia" w:date="2016-12-12T11:31:00Z">
                <w:rPr>
                  <w:rFonts w:ascii="Cambria Math" w:hAnsi="Cambria Math" w:cstheme="majorBidi"/>
                  <w:sz w:val="20"/>
                  <w:szCs w:val="20"/>
                </w:rPr>
              </w:ins>
            </m:ctrlPr>
          </m:sSubSupPr>
          <m:e>
            <w:ins w:id="614" w:author="ankit bhatia" w:date="2016-12-12T11:31:00Z">
              <m:r>
                <w:rPr>
                  <w:rFonts w:ascii="Cambria Math" w:hAnsi="Cambria Math" w:cstheme="majorBidi"/>
                  <w:sz w:val="20"/>
                  <w:szCs w:val="20"/>
                </w:rPr>
                <m:t>i</m:t>
              </m:r>
            </w:ins>
          </m:e>
          <m:sub>
            <w:ins w:id="615" w:author="ankit bhatia" w:date="2016-12-12T11:31:00Z">
              <m:r>
                <w:rPr>
                  <w:rFonts w:ascii="Cambria Math" w:hAnsi="Cambria Math" w:cstheme="majorBidi"/>
                  <w:sz w:val="20"/>
                  <w:szCs w:val="20"/>
                </w:rPr>
                <m:t>kd</m:t>
              </m:r>
            </w:ins>
          </m:sub>
          <m:sup>
            <w:ins w:id="616"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617" w:author="ankit bhatia" w:date="2016-12-12T11:31:00Z">
          <m:r>
            <m:rPr>
              <m:sty m:val="p"/>
            </m:rPr>
            <w:rPr>
              <w:rFonts w:ascii="Cambria Math" w:hAnsi="Cambria Math" w:cstheme="majorBidi"/>
              <w:sz w:val="20"/>
              <w:szCs w:val="20"/>
            </w:rPr>
            <m:t>)</m:t>
          </m:r>
        </w:ins>
        <w:ins w:id="618" w:author="Onkar" w:date="2016-12-12T12:15:00Z"/>
      </m:oMath>
      <w:r w:rsidR="00CB4C21">
        <w:rPr>
          <w:rFonts w:asciiTheme="majorBidi" w:hAnsiTheme="majorBidi" w:cstheme="majorBidi"/>
          <w:sz w:val="20"/>
          <w:szCs w:val="20"/>
        </w:rPr>
        <w:tab/>
      </w:r>
      <w:ins w:id="619" w:author="ankit bhatia" w:date="2016-12-12T11:31:00Z">
        <w:r w:rsidR="00CD7272">
          <w:rPr>
            <w:rFonts w:asciiTheme="majorBidi" w:hAnsiTheme="majorBidi" w:cstheme="majorBidi"/>
            <w:sz w:val="20"/>
            <w:szCs w:val="20"/>
          </w:rPr>
          <w:t>(</w:t>
        </w:r>
        <w:r w:rsidR="00F76CBE" w:rsidRPr="00F76CBE">
          <w:rPr>
            <w:rFonts w:asciiTheme="majorBidi" w:hAnsiTheme="majorBidi" w:cstheme="majorBidi"/>
            <w:sz w:val="20"/>
            <w:szCs w:val="20"/>
          </w:rPr>
          <w:t>13)</w:t>
        </w:r>
      </w:ins>
    </w:p>
    <w:p w:rsidR="00F76CBE" w:rsidRPr="00C67553" w:rsidRDefault="00C40D1D" w:rsidP="00CB4C21">
      <w:pPr>
        <w:rPr>
          <w:ins w:id="620" w:author="ankit bhatia" w:date="2016-12-12T11:31:00Z"/>
          <w:rFonts w:asciiTheme="majorBidi" w:hAnsiTheme="majorBidi" w:cstheme="majorBidi"/>
          <w:sz w:val="20"/>
          <w:szCs w:val="20"/>
        </w:rPr>
      </w:pPr>
      <m:oMath>
        <m:sSubSup>
          <m:sSubSupPr>
            <m:ctrlPr>
              <w:ins w:id="621" w:author="ankit bhatia" w:date="2016-12-12T11:31:00Z">
                <w:rPr>
                  <w:rFonts w:ascii="Cambria Math" w:hAnsi="Cambria Math" w:cstheme="majorBidi"/>
                  <w:sz w:val="20"/>
                  <w:szCs w:val="20"/>
                </w:rPr>
              </w:ins>
            </m:ctrlPr>
          </m:sSubSupPr>
          <m:e>
            <w:ins w:id="622" w:author="ankit bhatia" w:date="2016-12-12T11:31:00Z">
              <m:r>
                <w:rPr>
                  <w:rFonts w:ascii="Cambria Math" w:hAnsi="Cambria Math" w:cstheme="majorBidi"/>
                  <w:sz w:val="20"/>
                  <w:szCs w:val="20"/>
                </w:rPr>
                <m:t>λ</m:t>
              </m:r>
            </w:ins>
          </m:e>
          <m:sub>
            <w:ins w:id="623" w:author="ankit bhatia" w:date="2016-12-12T11:31:00Z">
              <m:r>
                <w:rPr>
                  <w:rFonts w:ascii="Cambria Math" w:hAnsi="Cambria Math" w:cstheme="majorBidi"/>
                  <w:sz w:val="20"/>
                  <w:szCs w:val="20"/>
                </w:rPr>
                <m:t>kd</m:t>
              </m:r>
            </w:ins>
          </m:sub>
          <m:sup>
            <w:ins w:id="624"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625" w:author="ankit bhatia" w:date="2016-12-12T11:31:00Z">
          <m:r>
            <m:rPr>
              <m:sty m:val="p"/>
            </m:rPr>
            <w:rPr>
              <w:rFonts w:ascii="Cambria Math" w:hAnsi="Cambria Math" w:cstheme="majorBidi"/>
              <w:sz w:val="20"/>
              <w:szCs w:val="20"/>
            </w:rPr>
            <m:t>=</m:t>
          </m:r>
        </w:ins>
        <m:sSubSup>
          <m:sSubSupPr>
            <m:ctrlPr>
              <w:ins w:id="626" w:author="ankit bhatia" w:date="2016-12-12T11:31:00Z">
                <w:rPr>
                  <w:rFonts w:ascii="Cambria Math" w:hAnsi="Cambria Math" w:cstheme="majorBidi"/>
                  <w:sz w:val="20"/>
                  <w:szCs w:val="20"/>
                </w:rPr>
              </w:ins>
            </m:ctrlPr>
          </m:sSubSupPr>
          <m:e>
            <w:ins w:id="627" w:author="ankit bhatia" w:date="2016-12-12T11:31:00Z">
              <m:r>
                <w:rPr>
                  <w:rFonts w:ascii="Cambria Math" w:hAnsi="Cambria Math" w:cstheme="majorBidi"/>
                  <w:sz w:val="20"/>
                  <w:szCs w:val="20"/>
                </w:rPr>
                <m:t>L</m:t>
              </m:r>
            </w:ins>
          </m:e>
          <m:sub>
            <w:ins w:id="628" w:author="ankit bhatia" w:date="2016-12-12T11:31:00Z">
              <m:r>
                <w:rPr>
                  <w:rFonts w:ascii="Cambria Math" w:hAnsi="Cambria Math" w:cstheme="majorBidi"/>
                  <w:sz w:val="20"/>
                  <w:szCs w:val="20"/>
                </w:rPr>
                <m:t>lkd</m:t>
              </m:r>
            </w:ins>
          </m:sub>
          <m:sup>
            <w:ins w:id="629" w:author="ankit bhatia" w:date="2016-12-12T11:31:00Z">
              <m:r>
                <m:rPr>
                  <m:sty m:val="p"/>
                </m:rPr>
                <w:rPr>
                  <w:rFonts w:ascii="Cambria Math" w:hAnsi="Cambria Math" w:cstheme="majorBidi"/>
                  <w:sz w:val="20"/>
                  <w:szCs w:val="20"/>
                </w:rPr>
                <m:t>'</m:t>
              </m:r>
            </w:ins>
          </m:sup>
        </m:sSubSup>
        <m:sSubSup>
          <m:sSubSupPr>
            <m:ctrlPr>
              <w:ins w:id="630" w:author="ankit bhatia" w:date="2016-12-12T11:31:00Z">
                <w:rPr>
                  <w:rFonts w:ascii="Cambria Math" w:hAnsi="Cambria Math" w:cstheme="majorBidi"/>
                  <w:sz w:val="20"/>
                  <w:szCs w:val="20"/>
                </w:rPr>
              </w:ins>
            </m:ctrlPr>
          </m:sSubSupPr>
          <m:e>
            <w:ins w:id="631" w:author="ankit bhatia" w:date="2016-12-12T11:31:00Z">
              <m:r>
                <w:rPr>
                  <w:rFonts w:ascii="Cambria Math" w:hAnsi="Cambria Math" w:cstheme="majorBidi"/>
                  <w:sz w:val="20"/>
                  <w:szCs w:val="20"/>
                </w:rPr>
                <m:t>i</m:t>
              </m:r>
            </w:ins>
          </m:e>
          <m:sub>
            <w:ins w:id="632" w:author="ankit bhatia" w:date="2016-12-12T11:31:00Z">
              <m:r>
                <w:rPr>
                  <w:rFonts w:ascii="Cambria Math" w:hAnsi="Cambria Math" w:cstheme="majorBidi"/>
                  <w:sz w:val="20"/>
                  <w:szCs w:val="20"/>
                </w:rPr>
                <m:t>kd</m:t>
              </m:r>
            </w:ins>
          </m:sub>
          <m:sup>
            <w:ins w:id="633"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634" w:author="ankit bhatia" w:date="2016-12-12T11:31:00Z">
          <m:r>
            <m:rPr>
              <m:sty m:val="p"/>
            </m:rPr>
            <w:rPr>
              <w:rFonts w:ascii="Cambria Math" w:hAnsi="Cambria Math" w:cstheme="majorBidi"/>
              <w:sz w:val="20"/>
              <w:szCs w:val="20"/>
            </w:rPr>
            <m:t>+</m:t>
          </m:r>
        </w:ins>
        <m:sSub>
          <m:sSubPr>
            <m:ctrlPr>
              <w:ins w:id="635" w:author="ankit bhatia" w:date="2016-12-12T11:31:00Z">
                <w:rPr>
                  <w:rFonts w:ascii="Cambria Math" w:hAnsi="Cambria Math" w:cstheme="majorBidi"/>
                  <w:sz w:val="20"/>
                  <w:szCs w:val="20"/>
                </w:rPr>
              </w:ins>
            </m:ctrlPr>
          </m:sSubPr>
          <m:e>
            <w:ins w:id="636" w:author="ankit bhatia" w:date="2016-12-12T11:31:00Z">
              <m:r>
                <w:rPr>
                  <w:rFonts w:ascii="Cambria Math" w:hAnsi="Cambria Math" w:cstheme="majorBidi"/>
                  <w:sz w:val="20"/>
                  <w:szCs w:val="20"/>
                </w:rPr>
                <m:t>L</m:t>
              </m:r>
            </w:ins>
          </m:e>
          <m:sub>
            <w:ins w:id="637" w:author="ankit bhatia" w:date="2016-12-12T11:31:00Z">
              <m:r>
                <w:rPr>
                  <w:rFonts w:ascii="Cambria Math" w:hAnsi="Cambria Math" w:cstheme="majorBidi"/>
                  <w:sz w:val="20"/>
                  <w:szCs w:val="20"/>
                </w:rPr>
                <m:t>md</m:t>
              </m:r>
            </w:ins>
          </m:sub>
        </m:sSub>
        <w:ins w:id="638" w:author="ankit bhatia" w:date="2016-12-12T11:31:00Z">
          <m:r>
            <m:rPr>
              <m:sty m:val="p"/>
            </m:rPr>
            <w:rPr>
              <w:rFonts w:ascii="Cambria Math" w:hAnsi="Cambria Math" w:cstheme="majorBidi"/>
              <w:sz w:val="20"/>
              <w:szCs w:val="20"/>
            </w:rPr>
            <m:t>(-</m:t>
          </m:r>
        </w:ins>
        <m:sSubSup>
          <m:sSubSupPr>
            <m:ctrlPr>
              <w:ins w:id="639" w:author="ankit bhatia" w:date="2016-12-12T11:31:00Z">
                <w:rPr>
                  <w:rFonts w:ascii="Cambria Math" w:hAnsi="Cambria Math" w:cstheme="majorBidi"/>
                  <w:sz w:val="20"/>
                  <w:szCs w:val="20"/>
                </w:rPr>
              </w:ins>
            </m:ctrlPr>
          </m:sSubSupPr>
          <m:e>
            <w:ins w:id="640" w:author="ankit bhatia" w:date="2016-12-12T11:31:00Z">
              <m:r>
                <w:rPr>
                  <w:rFonts w:ascii="Cambria Math" w:hAnsi="Cambria Math" w:cstheme="majorBidi"/>
                  <w:sz w:val="20"/>
                  <w:szCs w:val="20"/>
                </w:rPr>
                <m:t>i</m:t>
              </m:r>
            </w:ins>
          </m:e>
          <m:sub>
            <w:ins w:id="641" w:author="ankit bhatia" w:date="2016-12-12T11:31:00Z">
              <m:r>
                <w:rPr>
                  <w:rFonts w:ascii="Cambria Math" w:hAnsi="Cambria Math" w:cstheme="majorBidi"/>
                  <w:sz w:val="20"/>
                  <w:szCs w:val="20"/>
                </w:rPr>
                <m:t>ds</m:t>
              </m:r>
            </w:ins>
          </m:sub>
          <m:sup>
            <w:ins w:id="642" w:author="ankit bhatia" w:date="2016-12-12T11:31:00Z">
              <m:r>
                <w:rPr>
                  <w:rFonts w:ascii="Cambria Math" w:hAnsi="Cambria Math" w:cstheme="majorBidi"/>
                  <w:sz w:val="20"/>
                  <w:szCs w:val="20"/>
                </w:rPr>
                <m:t>r</m:t>
              </m:r>
            </w:ins>
          </m:sup>
        </m:sSubSup>
        <w:ins w:id="643" w:author="ankit bhatia" w:date="2016-12-12T11:31:00Z">
          <m:r>
            <m:rPr>
              <m:sty m:val="p"/>
            </m:rPr>
            <w:rPr>
              <w:rFonts w:ascii="Cambria Math" w:hAnsi="Cambria Math" w:cstheme="majorBidi"/>
              <w:sz w:val="20"/>
              <w:szCs w:val="20"/>
            </w:rPr>
            <m:t>+</m:t>
          </m:r>
        </w:ins>
        <m:sSubSup>
          <m:sSubSupPr>
            <m:ctrlPr>
              <w:ins w:id="644" w:author="ankit bhatia" w:date="2016-12-12T11:31:00Z">
                <w:rPr>
                  <w:rFonts w:ascii="Cambria Math" w:hAnsi="Cambria Math" w:cstheme="majorBidi"/>
                  <w:sz w:val="20"/>
                  <w:szCs w:val="20"/>
                </w:rPr>
              </w:ins>
            </m:ctrlPr>
          </m:sSubSupPr>
          <m:e>
            <w:ins w:id="645" w:author="ankit bhatia" w:date="2016-12-12T11:31:00Z">
              <m:r>
                <w:rPr>
                  <w:rFonts w:ascii="Cambria Math" w:hAnsi="Cambria Math" w:cstheme="majorBidi"/>
                  <w:sz w:val="20"/>
                  <w:szCs w:val="20"/>
                </w:rPr>
                <m:t>i</m:t>
              </m:r>
            </w:ins>
          </m:e>
          <m:sub>
            <w:ins w:id="646" w:author="ankit bhatia" w:date="2016-12-12T11:31:00Z">
              <m:r>
                <w:rPr>
                  <w:rFonts w:ascii="Cambria Math" w:hAnsi="Cambria Math" w:cstheme="majorBidi"/>
                  <w:sz w:val="20"/>
                  <w:szCs w:val="20"/>
                </w:rPr>
                <m:t>fd</m:t>
              </m:r>
            </w:ins>
          </m:sub>
          <m:sup>
            <w:ins w:id="647"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648" w:author="ankit bhatia" w:date="2016-12-12T11:31:00Z">
          <m:r>
            <m:rPr>
              <m:sty m:val="p"/>
            </m:rPr>
            <w:rPr>
              <w:rFonts w:ascii="Cambria Math" w:hAnsi="Cambria Math" w:cstheme="majorBidi"/>
              <w:sz w:val="20"/>
              <w:szCs w:val="20"/>
            </w:rPr>
            <m:t>+</m:t>
          </m:r>
        </w:ins>
        <m:sSubSup>
          <m:sSubSupPr>
            <m:ctrlPr>
              <w:ins w:id="649" w:author="ankit bhatia" w:date="2016-12-12T11:31:00Z">
                <w:rPr>
                  <w:rFonts w:ascii="Cambria Math" w:hAnsi="Cambria Math" w:cstheme="majorBidi"/>
                  <w:sz w:val="20"/>
                  <w:szCs w:val="20"/>
                </w:rPr>
              </w:ins>
            </m:ctrlPr>
          </m:sSubSupPr>
          <m:e>
            <w:ins w:id="650" w:author="ankit bhatia" w:date="2016-12-12T11:31:00Z">
              <m:r>
                <w:rPr>
                  <w:rFonts w:ascii="Cambria Math" w:hAnsi="Cambria Math" w:cstheme="majorBidi"/>
                  <w:sz w:val="20"/>
                  <w:szCs w:val="20"/>
                </w:rPr>
                <m:t>i</m:t>
              </m:r>
            </w:ins>
          </m:e>
          <m:sub>
            <w:ins w:id="651" w:author="ankit bhatia" w:date="2016-12-12T11:31:00Z">
              <m:r>
                <w:rPr>
                  <w:rFonts w:ascii="Cambria Math" w:hAnsi="Cambria Math" w:cstheme="majorBidi"/>
                  <w:sz w:val="20"/>
                  <w:szCs w:val="20"/>
                </w:rPr>
                <m:t>kd</m:t>
              </m:r>
            </w:ins>
          </m:sub>
          <m:sup>
            <w:ins w:id="652"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653" w:author="ankit bhatia" w:date="2016-12-12T11:31:00Z">
          <m:r>
            <m:rPr>
              <m:sty m:val="p"/>
            </m:rPr>
            <w:rPr>
              <w:rFonts w:ascii="Cambria Math" w:hAnsi="Cambria Math" w:cstheme="majorBidi"/>
              <w:sz w:val="20"/>
              <w:szCs w:val="20"/>
            </w:rPr>
            <m:t>)</m:t>
          </m:r>
        </w:ins>
        <w:ins w:id="654" w:author="Onkar" w:date="2016-12-12T12:15:00Z"/>
      </m:oMath>
      <w:r w:rsidR="00CB4C21">
        <w:rPr>
          <w:rFonts w:asciiTheme="majorBidi" w:hAnsiTheme="majorBidi" w:cstheme="majorBidi"/>
          <w:sz w:val="20"/>
          <w:szCs w:val="20"/>
        </w:rPr>
        <w:tab/>
      </w:r>
      <w:ins w:id="655" w:author="ankit bhatia" w:date="2016-12-12T11:31:00Z">
        <w:r w:rsidR="00CD7272">
          <w:rPr>
            <w:rFonts w:asciiTheme="majorBidi" w:hAnsiTheme="majorBidi" w:cstheme="majorBidi"/>
            <w:sz w:val="20"/>
            <w:szCs w:val="20"/>
          </w:rPr>
          <w:t>(</w:t>
        </w:r>
        <w:r w:rsidR="00F76CBE" w:rsidRPr="00F76CBE">
          <w:rPr>
            <w:rFonts w:asciiTheme="majorBidi" w:hAnsiTheme="majorBidi" w:cstheme="majorBidi"/>
            <w:sz w:val="20"/>
            <w:szCs w:val="20"/>
          </w:rPr>
          <w:t>14)</w:t>
        </w:r>
      </w:ins>
    </w:p>
    <w:p w:rsidR="00D120BE" w:rsidRPr="00C67553" w:rsidRDefault="00D120BE" w:rsidP="00D120BE">
      <w:pPr>
        <w:rPr>
          <w:ins w:id="656" w:author="ankit bhatia" w:date="2016-12-12T11:31:00Z"/>
          <w:rFonts w:asciiTheme="majorBidi" w:hAnsiTheme="majorBidi" w:cstheme="majorBidi"/>
          <w:sz w:val="20"/>
          <w:szCs w:val="20"/>
        </w:rPr>
      </w:pPr>
      <w:ins w:id="657" w:author="ankit bhatia" w:date="2016-12-12T11:31:00Z">
        <w:r w:rsidRPr="00C67553">
          <w:rPr>
            <w:rFonts w:asciiTheme="majorBidi" w:hAnsiTheme="majorBidi" w:cstheme="majorBidi"/>
            <w:sz w:val="20"/>
            <w:szCs w:val="20"/>
          </w:rPr>
          <w:t>Mechanical torque equation:</w:t>
        </w:r>
      </w:ins>
    </w:p>
    <w:p w:rsidR="00D120BE" w:rsidRPr="00C67553" w:rsidRDefault="00C40D1D" w:rsidP="00D120BE">
      <w:pPr>
        <w:rPr>
          <w:ins w:id="658" w:author="ankit bhatia" w:date="2016-12-12T11:31:00Z"/>
          <w:rFonts w:asciiTheme="majorBidi" w:hAnsiTheme="majorBidi" w:cstheme="majorBidi"/>
          <w:sz w:val="20"/>
          <w:szCs w:val="20"/>
        </w:rPr>
      </w:pPr>
      <m:oMath>
        <m:sSub>
          <m:sSubPr>
            <m:ctrlPr>
              <w:ins w:id="659" w:author="ankit bhatia" w:date="2016-12-12T11:31:00Z">
                <w:rPr>
                  <w:rFonts w:ascii="Cambria Math" w:hAnsi="Cambria Math" w:cstheme="majorBidi"/>
                  <w:sz w:val="20"/>
                  <w:szCs w:val="20"/>
                </w:rPr>
              </w:ins>
            </m:ctrlPr>
          </m:sSubPr>
          <m:e>
            <w:ins w:id="660" w:author="ankit bhatia" w:date="2016-12-12T11:31:00Z">
              <m:r>
                <w:rPr>
                  <w:rFonts w:ascii="Cambria Math" w:hAnsi="Cambria Math" w:cstheme="majorBidi"/>
                  <w:sz w:val="20"/>
                  <w:szCs w:val="20"/>
                </w:rPr>
                <m:t>T</m:t>
              </m:r>
            </w:ins>
          </m:e>
          <m:sub>
            <w:ins w:id="661" w:author="ankit bhatia" w:date="2016-12-12T11:31:00Z">
              <m:r>
                <w:rPr>
                  <w:rFonts w:ascii="Cambria Math" w:hAnsi="Cambria Math" w:cstheme="majorBidi"/>
                  <w:sz w:val="20"/>
                  <w:szCs w:val="20"/>
                </w:rPr>
                <m:t>e</m:t>
              </m:r>
            </w:ins>
          </m:sub>
        </m:sSub>
        <w:ins w:id="662" w:author="ankit bhatia" w:date="2016-12-12T11:31:00Z">
          <m:r>
            <m:rPr>
              <m:sty m:val="p"/>
            </m:rPr>
            <w:rPr>
              <w:rFonts w:ascii="Cambria Math" w:hAnsi="Cambria Math" w:cstheme="majorBidi"/>
              <w:sz w:val="20"/>
              <w:szCs w:val="20"/>
            </w:rPr>
            <m:t>-</m:t>
          </m:r>
        </w:ins>
        <m:sSub>
          <m:sSubPr>
            <m:ctrlPr>
              <w:ins w:id="663" w:author="ankit bhatia" w:date="2016-12-12T11:31:00Z">
                <w:rPr>
                  <w:rFonts w:ascii="Cambria Math" w:hAnsi="Cambria Math" w:cstheme="majorBidi"/>
                  <w:sz w:val="20"/>
                  <w:szCs w:val="20"/>
                </w:rPr>
              </w:ins>
            </m:ctrlPr>
          </m:sSubPr>
          <m:e>
            <w:ins w:id="664" w:author="ankit bhatia" w:date="2016-12-12T11:31:00Z">
              <m:r>
                <w:rPr>
                  <w:rFonts w:ascii="Cambria Math" w:hAnsi="Cambria Math" w:cstheme="majorBidi"/>
                  <w:sz w:val="20"/>
                  <w:szCs w:val="20"/>
                </w:rPr>
                <m:t>T</m:t>
              </m:r>
            </w:ins>
          </m:e>
          <m:sub>
            <w:ins w:id="665" w:author="ankit bhatia" w:date="2016-12-12T11:31:00Z">
              <m:r>
                <w:rPr>
                  <w:rFonts w:ascii="Cambria Math" w:hAnsi="Cambria Math" w:cstheme="majorBidi"/>
                  <w:sz w:val="20"/>
                  <w:szCs w:val="20"/>
                </w:rPr>
                <m:t>L</m:t>
              </m:r>
            </w:ins>
          </m:sub>
        </m:sSub>
        <w:ins w:id="666" w:author="ankit bhatia" w:date="2016-12-12T11:31:00Z">
          <m:r>
            <m:rPr>
              <m:sty m:val="p"/>
            </m:rPr>
            <w:rPr>
              <w:rFonts w:ascii="Cambria Math" w:hAnsi="Cambria Math" w:cstheme="majorBidi"/>
              <w:sz w:val="20"/>
              <w:szCs w:val="20"/>
            </w:rPr>
            <m:t>+</m:t>
          </m:r>
        </w:ins>
        <m:sSub>
          <m:sSubPr>
            <m:ctrlPr>
              <w:ins w:id="667" w:author="ankit bhatia" w:date="2016-12-12T11:31:00Z">
                <w:rPr>
                  <w:rFonts w:ascii="Cambria Math" w:hAnsi="Cambria Math" w:cstheme="majorBidi"/>
                  <w:sz w:val="20"/>
                  <w:szCs w:val="20"/>
                </w:rPr>
              </w:ins>
            </m:ctrlPr>
          </m:sSubPr>
          <m:e>
            <w:ins w:id="668" w:author="ankit bhatia" w:date="2016-12-12T11:31:00Z">
              <m:r>
                <w:rPr>
                  <w:rFonts w:ascii="Cambria Math" w:hAnsi="Cambria Math" w:cstheme="majorBidi"/>
                  <w:sz w:val="20"/>
                  <w:szCs w:val="20"/>
                </w:rPr>
                <m:t>B</m:t>
              </m:r>
            </w:ins>
          </m:e>
          <m:sub>
            <w:ins w:id="669" w:author="ankit bhatia" w:date="2016-12-12T11:31:00Z">
              <m:r>
                <w:rPr>
                  <w:rFonts w:ascii="Cambria Math" w:hAnsi="Cambria Math" w:cstheme="majorBidi"/>
                  <w:sz w:val="20"/>
                  <w:szCs w:val="20"/>
                </w:rPr>
                <m:t>m</m:t>
              </m:r>
            </w:ins>
          </m:sub>
        </m:sSub>
        <m:sSub>
          <m:sSubPr>
            <m:ctrlPr>
              <w:ins w:id="670" w:author="ankit bhatia" w:date="2016-12-12T11:31:00Z">
                <w:rPr>
                  <w:rFonts w:ascii="Cambria Math" w:hAnsi="Cambria Math" w:cstheme="majorBidi"/>
                  <w:sz w:val="20"/>
                  <w:szCs w:val="20"/>
                </w:rPr>
              </w:ins>
            </m:ctrlPr>
          </m:sSubPr>
          <m:e>
            <w:ins w:id="671" w:author="ankit bhatia" w:date="2016-12-12T11:31:00Z">
              <m:r>
                <w:rPr>
                  <w:rFonts w:ascii="Cambria Math" w:hAnsi="Cambria Math" w:cstheme="majorBidi"/>
                  <w:sz w:val="20"/>
                  <w:szCs w:val="20"/>
                </w:rPr>
                <m:t>ω</m:t>
              </m:r>
            </w:ins>
          </m:e>
          <m:sub>
            <w:ins w:id="672" w:author="ankit bhatia" w:date="2016-12-12T11:31:00Z">
              <m:r>
                <w:rPr>
                  <w:rFonts w:ascii="Cambria Math" w:hAnsi="Cambria Math" w:cstheme="majorBidi"/>
                  <w:sz w:val="20"/>
                  <w:szCs w:val="20"/>
                </w:rPr>
                <m:t>r</m:t>
              </m:r>
            </w:ins>
          </m:sub>
        </m:sSub>
        <w:ins w:id="673" w:author="ankit bhatia" w:date="2016-12-12T11:31:00Z">
          <m:r>
            <m:rPr>
              <m:sty m:val="p"/>
            </m:rPr>
            <w:rPr>
              <w:rFonts w:ascii="Cambria Math" w:hAnsi="Cambria Math" w:cstheme="majorBidi"/>
              <w:sz w:val="20"/>
              <w:szCs w:val="20"/>
            </w:rPr>
            <m:t>=</m:t>
          </m:r>
        </w:ins>
        <m:sSub>
          <m:sSubPr>
            <m:ctrlPr>
              <w:ins w:id="674" w:author="ankit bhatia" w:date="2016-12-12T11:31:00Z">
                <w:rPr>
                  <w:rFonts w:ascii="Cambria Math" w:hAnsi="Cambria Math" w:cstheme="majorBidi"/>
                  <w:sz w:val="20"/>
                  <w:szCs w:val="20"/>
                </w:rPr>
              </w:ins>
            </m:ctrlPr>
          </m:sSubPr>
          <m:e>
            <w:ins w:id="675" w:author="ankit bhatia" w:date="2016-12-12T11:31:00Z">
              <m:r>
                <w:rPr>
                  <w:rFonts w:ascii="Cambria Math" w:hAnsi="Cambria Math" w:cstheme="majorBidi"/>
                  <w:sz w:val="20"/>
                  <w:szCs w:val="20"/>
                </w:rPr>
                <m:t>J</m:t>
              </m:r>
            </w:ins>
          </m:e>
          <m:sub>
            <w:ins w:id="676" w:author="ankit bhatia" w:date="2016-12-12T11:31:00Z">
              <m:r>
                <w:rPr>
                  <w:rFonts w:ascii="Cambria Math" w:hAnsi="Cambria Math" w:cstheme="majorBidi"/>
                  <w:sz w:val="20"/>
                  <w:szCs w:val="20"/>
                </w:rPr>
                <m:t>m</m:t>
              </m:r>
            </w:ins>
          </m:sub>
        </m:sSub>
        <m:f>
          <m:fPr>
            <m:ctrlPr>
              <w:ins w:id="677" w:author="ankit bhatia" w:date="2016-12-12T11:31:00Z">
                <w:rPr>
                  <w:rFonts w:ascii="Cambria Math" w:hAnsi="Cambria Math" w:cstheme="majorBidi"/>
                  <w:sz w:val="20"/>
                  <w:szCs w:val="20"/>
                </w:rPr>
              </w:ins>
            </m:ctrlPr>
          </m:fPr>
          <m:num>
            <w:ins w:id="678" w:author="ankit bhatia" w:date="2016-12-12T11:31:00Z">
              <m:r>
                <w:rPr>
                  <w:rFonts w:ascii="Cambria Math" w:hAnsi="Cambria Math" w:cstheme="majorBidi"/>
                  <w:sz w:val="20"/>
                  <w:szCs w:val="20"/>
                </w:rPr>
                <m:t>d</m:t>
              </m:r>
            </w:ins>
            <m:sSub>
              <m:sSubPr>
                <m:ctrlPr>
                  <w:ins w:id="679" w:author="ankit bhatia" w:date="2016-12-12T11:31:00Z">
                    <w:rPr>
                      <w:rFonts w:ascii="Cambria Math" w:hAnsi="Cambria Math" w:cstheme="majorBidi"/>
                      <w:sz w:val="20"/>
                      <w:szCs w:val="20"/>
                    </w:rPr>
                  </w:ins>
                </m:ctrlPr>
              </m:sSubPr>
              <m:e>
                <w:ins w:id="680" w:author="ankit bhatia" w:date="2016-12-12T11:31:00Z">
                  <m:r>
                    <w:rPr>
                      <w:rFonts w:ascii="Cambria Math" w:hAnsi="Cambria Math" w:cstheme="majorBidi"/>
                      <w:sz w:val="20"/>
                      <w:szCs w:val="20"/>
                    </w:rPr>
                    <m:t>ω</m:t>
                  </m:r>
                </w:ins>
              </m:e>
              <m:sub>
                <w:ins w:id="681" w:author="ankit bhatia" w:date="2016-12-12T11:31:00Z">
                  <m:r>
                    <w:rPr>
                      <w:rFonts w:ascii="Cambria Math" w:hAnsi="Cambria Math" w:cstheme="majorBidi"/>
                      <w:sz w:val="20"/>
                      <w:szCs w:val="20"/>
                    </w:rPr>
                    <m:t>r</m:t>
                  </m:r>
                </w:ins>
              </m:sub>
            </m:sSub>
          </m:num>
          <m:den>
            <w:ins w:id="682" w:author="ankit bhatia" w:date="2016-12-12T11:31:00Z">
              <m:r>
                <w:rPr>
                  <w:rFonts w:ascii="Cambria Math" w:hAnsi="Cambria Math" w:cstheme="majorBidi"/>
                  <w:sz w:val="20"/>
                  <w:szCs w:val="20"/>
                </w:rPr>
                <m:t>dt</m:t>
              </m:r>
            </w:ins>
          </m:den>
        </m:f>
        <w:ins w:id="683" w:author="Onkar" w:date="2016-12-12T12:15:00Z"/>
      </m:oMath>
      <w:r w:rsidR="00D120BE" w:rsidRPr="00C67553">
        <w:rPr>
          <w:rFonts w:asciiTheme="majorBidi" w:hAnsiTheme="majorBidi" w:cstheme="majorBidi"/>
          <w:sz w:val="20"/>
          <w:szCs w:val="20"/>
        </w:rPr>
        <w:tab/>
      </w:r>
      <w:ins w:id="684" w:author="ankit bhatia" w:date="2016-12-12T11:31:00Z">
        <w:r w:rsidR="00D120BE" w:rsidRPr="00C67553">
          <w:rPr>
            <w:rFonts w:asciiTheme="majorBidi" w:hAnsiTheme="majorBidi" w:cstheme="majorBidi"/>
            <w:sz w:val="20"/>
            <w:szCs w:val="20"/>
          </w:rPr>
          <w:tab/>
        </w:r>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15)</w:t>
        </w:r>
      </w:ins>
    </w:p>
    <w:p w:rsidR="00D120BE" w:rsidRPr="00C67553" w:rsidRDefault="00D120BE" w:rsidP="00D120BE">
      <w:pPr>
        <w:rPr>
          <w:ins w:id="685" w:author="ankit bhatia" w:date="2016-12-12T11:31:00Z"/>
          <w:rFonts w:asciiTheme="majorBidi" w:hAnsiTheme="majorBidi" w:cstheme="majorBidi"/>
          <w:sz w:val="20"/>
          <w:szCs w:val="20"/>
        </w:rPr>
      </w:pPr>
      <w:ins w:id="686" w:author="ankit bhatia" w:date="2016-12-12T11:31:00Z">
        <w:r w:rsidRPr="00C67553">
          <w:rPr>
            <w:rFonts w:asciiTheme="majorBidi" w:hAnsiTheme="majorBidi" w:cstheme="majorBidi"/>
            <w:sz w:val="20"/>
            <w:szCs w:val="20"/>
          </w:rPr>
          <w:t xml:space="preserve">Since </w:t>
        </w:r>
        <w:proofErr w:type="spellStart"/>
        <w:r w:rsidRPr="00C67553">
          <w:rPr>
            <w:rFonts w:asciiTheme="majorBidi" w:hAnsiTheme="majorBidi" w:cstheme="majorBidi"/>
            <w:sz w:val="20"/>
            <w:szCs w:val="20"/>
          </w:rPr>
          <w:t>Jm</w:t>
        </w:r>
        <w:proofErr w:type="spellEnd"/>
        <w:r w:rsidRPr="00C67553">
          <w:rPr>
            <w:rFonts w:asciiTheme="majorBidi" w:hAnsiTheme="majorBidi" w:cstheme="majorBidi"/>
            <w:sz w:val="20"/>
            <w:szCs w:val="20"/>
          </w:rPr>
          <w:t xml:space="preserve"> is constant the derivative of it will be equal to zero.</w:t>
        </w:r>
      </w:ins>
    </w:p>
    <w:p w:rsidR="00D120BE" w:rsidRPr="00C67553" w:rsidRDefault="00C40D1D" w:rsidP="00D120BE">
      <w:pPr>
        <w:rPr>
          <w:ins w:id="687" w:author="ankit bhatia" w:date="2016-12-12T11:31:00Z"/>
          <w:rFonts w:asciiTheme="majorBidi" w:hAnsiTheme="majorBidi" w:cstheme="majorBidi"/>
          <w:sz w:val="20"/>
          <w:szCs w:val="20"/>
        </w:rPr>
      </w:pPr>
      <m:oMath>
        <m:sSub>
          <m:sSubPr>
            <m:ctrlPr>
              <w:ins w:id="688" w:author="ankit bhatia" w:date="2016-12-12T11:31:00Z">
                <w:rPr>
                  <w:rFonts w:ascii="Cambria Math" w:hAnsi="Cambria Math" w:cstheme="majorBidi"/>
                  <w:sz w:val="20"/>
                  <w:szCs w:val="20"/>
                </w:rPr>
              </w:ins>
            </m:ctrlPr>
          </m:sSubPr>
          <m:e>
            <w:ins w:id="689" w:author="ankit bhatia" w:date="2016-12-12T11:31:00Z">
              <m:r>
                <w:rPr>
                  <w:rFonts w:ascii="Cambria Math" w:hAnsi="Cambria Math" w:cstheme="majorBidi"/>
                  <w:sz w:val="20"/>
                  <w:szCs w:val="20"/>
                </w:rPr>
                <m:t>T</m:t>
              </m:r>
            </w:ins>
          </m:e>
          <m:sub>
            <w:ins w:id="690" w:author="ankit bhatia" w:date="2016-12-12T11:31:00Z">
              <m:r>
                <w:rPr>
                  <w:rFonts w:ascii="Cambria Math" w:hAnsi="Cambria Math" w:cstheme="majorBidi"/>
                  <w:sz w:val="20"/>
                  <w:szCs w:val="20"/>
                </w:rPr>
                <m:t>e</m:t>
              </m:r>
            </w:ins>
          </m:sub>
        </m:sSub>
        <w:ins w:id="691" w:author="ankit bhatia" w:date="2016-12-12T11:31:00Z">
          <m:r>
            <m:rPr>
              <m:sty m:val="p"/>
            </m:rPr>
            <w:rPr>
              <w:rFonts w:ascii="Cambria Math" w:hAnsi="Cambria Math" w:cstheme="majorBidi"/>
              <w:sz w:val="20"/>
              <w:szCs w:val="20"/>
            </w:rPr>
            <m:t>-</m:t>
          </m:r>
        </w:ins>
        <m:sSub>
          <m:sSubPr>
            <m:ctrlPr>
              <w:ins w:id="692" w:author="ankit bhatia" w:date="2016-12-12T11:31:00Z">
                <w:rPr>
                  <w:rFonts w:ascii="Cambria Math" w:hAnsi="Cambria Math" w:cstheme="majorBidi"/>
                  <w:sz w:val="20"/>
                  <w:szCs w:val="20"/>
                </w:rPr>
              </w:ins>
            </m:ctrlPr>
          </m:sSubPr>
          <m:e>
            <w:ins w:id="693" w:author="ankit bhatia" w:date="2016-12-12T11:31:00Z">
              <m:r>
                <w:rPr>
                  <w:rFonts w:ascii="Cambria Math" w:hAnsi="Cambria Math" w:cstheme="majorBidi"/>
                  <w:sz w:val="20"/>
                  <w:szCs w:val="20"/>
                </w:rPr>
                <m:t>T</m:t>
              </m:r>
            </w:ins>
          </m:e>
          <m:sub>
            <w:ins w:id="694" w:author="ankit bhatia" w:date="2016-12-12T11:31:00Z">
              <m:r>
                <w:rPr>
                  <w:rFonts w:ascii="Cambria Math" w:hAnsi="Cambria Math" w:cstheme="majorBidi"/>
                  <w:sz w:val="20"/>
                  <w:szCs w:val="20"/>
                </w:rPr>
                <m:t>L</m:t>
              </m:r>
            </w:ins>
          </m:sub>
        </m:sSub>
        <w:ins w:id="695" w:author="ankit bhatia" w:date="2016-12-12T11:31:00Z">
          <m:r>
            <m:rPr>
              <m:sty m:val="p"/>
            </m:rPr>
            <w:rPr>
              <w:rFonts w:ascii="Cambria Math" w:hAnsi="Cambria Math" w:cstheme="majorBidi"/>
              <w:sz w:val="20"/>
              <w:szCs w:val="20"/>
            </w:rPr>
            <m:t>+</m:t>
          </m:r>
        </w:ins>
        <m:sSub>
          <m:sSubPr>
            <m:ctrlPr>
              <w:ins w:id="696" w:author="ankit bhatia" w:date="2016-12-12T11:31:00Z">
                <w:rPr>
                  <w:rFonts w:ascii="Cambria Math" w:hAnsi="Cambria Math" w:cstheme="majorBidi"/>
                  <w:sz w:val="20"/>
                  <w:szCs w:val="20"/>
                </w:rPr>
              </w:ins>
            </m:ctrlPr>
          </m:sSubPr>
          <m:e>
            <w:ins w:id="697" w:author="ankit bhatia" w:date="2016-12-12T11:31:00Z">
              <m:r>
                <w:rPr>
                  <w:rFonts w:ascii="Cambria Math" w:hAnsi="Cambria Math" w:cstheme="majorBidi"/>
                  <w:sz w:val="20"/>
                  <w:szCs w:val="20"/>
                </w:rPr>
                <m:t>B</m:t>
              </m:r>
            </w:ins>
          </m:e>
          <m:sub>
            <w:ins w:id="698" w:author="ankit bhatia" w:date="2016-12-12T11:31:00Z">
              <m:r>
                <w:rPr>
                  <w:rFonts w:ascii="Cambria Math" w:hAnsi="Cambria Math" w:cstheme="majorBidi"/>
                  <w:sz w:val="20"/>
                  <w:szCs w:val="20"/>
                </w:rPr>
                <m:t>m</m:t>
              </m:r>
            </w:ins>
          </m:sub>
        </m:sSub>
        <m:sSub>
          <m:sSubPr>
            <m:ctrlPr>
              <w:ins w:id="699" w:author="ankit bhatia" w:date="2016-12-12T11:31:00Z">
                <w:rPr>
                  <w:rFonts w:ascii="Cambria Math" w:hAnsi="Cambria Math" w:cstheme="majorBidi"/>
                  <w:sz w:val="20"/>
                  <w:szCs w:val="20"/>
                </w:rPr>
              </w:ins>
            </m:ctrlPr>
          </m:sSubPr>
          <m:e>
            <w:ins w:id="700" w:author="ankit bhatia" w:date="2016-12-12T11:31:00Z">
              <m:r>
                <w:rPr>
                  <w:rFonts w:ascii="Cambria Math" w:hAnsi="Cambria Math" w:cstheme="majorBidi"/>
                  <w:sz w:val="20"/>
                  <w:szCs w:val="20"/>
                </w:rPr>
                <m:t>ω</m:t>
              </m:r>
            </w:ins>
          </m:e>
          <m:sub>
            <w:ins w:id="701" w:author="ankit bhatia" w:date="2016-12-12T11:31:00Z">
              <m:r>
                <w:rPr>
                  <w:rFonts w:ascii="Cambria Math" w:hAnsi="Cambria Math" w:cstheme="majorBidi"/>
                  <w:sz w:val="20"/>
                  <w:szCs w:val="20"/>
                </w:rPr>
                <m:t>r</m:t>
              </m:r>
            </w:ins>
          </m:sub>
        </m:sSub>
        <w:ins w:id="702" w:author="ankit bhatia" w:date="2016-12-12T11:31:00Z">
          <m:r>
            <m:rPr>
              <m:sty m:val="p"/>
            </m:rPr>
            <w:rPr>
              <w:rFonts w:ascii="Cambria Math" w:hAnsi="Cambria Math" w:cstheme="majorBidi"/>
              <w:sz w:val="20"/>
              <w:szCs w:val="20"/>
            </w:rPr>
            <m:t>=0</m:t>
          </m:r>
        </w:ins>
        <w:ins w:id="703" w:author="Onkar" w:date="2016-12-12T12:15:00Z"/>
      </m:oMath>
      <w:r w:rsidR="00F76CBE">
        <w:rPr>
          <w:rFonts w:asciiTheme="majorBidi" w:hAnsiTheme="majorBidi" w:cstheme="majorBidi"/>
          <w:sz w:val="20"/>
          <w:szCs w:val="20"/>
        </w:rPr>
        <w:tab/>
      </w:r>
      <w:ins w:id="704" w:author="ankit bhatia" w:date="2016-12-12T11:31:00Z">
        <w:r w:rsidR="00F76CBE">
          <w:rPr>
            <w:rFonts w:asciiTheme="majorBidi" w:hAnsiTheme="majorBidi" w:cstheme="majorBidi"/>
            <w:sz w:val="20"/>
            <w:szCs w:val="20"/>
          </w:rPr>
          <w:tab/>
        </w:r>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16)</w:t>
        </w:r>
      </w:ins>
    </w:p>
    <w:p w:rsidR="00D120BE" w:rsidRPr="00C67553" w:rsidRDefault="00C40D1D" w:rsidP="00D120BE">
      <w:pPr>
        <w:rPr>
          <w:ins w:id="705" w:author="ankit bhatia" w:date="2016-12-12T11:31:00Z"/>
          <w:rFonts w:asciiTheme="majorBidi" w:hAnsiTheme="majorBidi" w:cstheme="majorBidi"/>
          <w:sz w:val="20"/>
          <w:szCs w:val="20"/>
        </w:rPr>
      </w:pPr>
      <m:oMath>
        <m:sSub>
          <m:sSubPr>
            <m:ctrlPr>
              <w:ins w:id="706" w:author="ankit bhatia" w:date="2016-12-12T11:31:00Z">
                <w:rPr>
                  <w:rFonts w:ascii="Cambria Math" w:hAnsi="Cambria Math" w:cstheme="majorBidi"/>
                  <w:sz w:val="20"/>
                  <w:szCs w:val="20"/>
                </w:rPr>
              </w:ins>
            </m:ctrlPr>
          </m:sSubPr>
          <m:e>
            <w:ins w:id="707" w:author="ankit bhatia" w:date="2016-12-12T11:31:00Z">
              <m:r>
                <w:rPr>
                  <w:rFonts w:ascii="Cambria Math" w:hAnsi="Cambria Math" w:cstheme="majorBidi"/>
                  <w:sz w:val="20"/>
                  <w:szCs w:val="20"/>
                </w:rPr>
                <m:t>T</m:t>
              </m:r>
            </w:ins>
          </m:e>
          <m:sub>
            <w:ins w:id="708" w:author="ankit bhatia" w:date="2016-12-12T11:31:00Z">
              <m:r>
                <w:rPr>
                  <w:rFonts w:ascii="Cambria Math" w:hAnsi="Cambria Math" w:cstheme="majorBidi"/>
                  <w:sz w:val="20"/>
                  <w:szCs w:val="20"/>
                </w:rPr>
                <m:t>e</m:t>
              </m:r>
            </w:ins>
          </m:sub>
        </m:sSub>
        <w:ins w:id="709" w:author="ankit bhatia" w:date="2016-12-12T11:31:00Z">
          <m:r>
            <m:rPr>
              <m:sty m:val="p"/>
            </m:rPr>
            <w:rPr>
              <w:rFonts w:ascii="Cambria Math" w:hAnsi="Cambria Math" w:cstheme="majorBidi"/>
              <w:sz w:val="20"/>
              <w:szCs w:val="20"/>
            </w:rPr>
            <m:t>=</m:t>
          </m:r>
        </w:ins>
        <m:sSub>
          <m:sSubPr>
            <m:ctrlPr>
              <w:ins w:id="710" w:author="ankit bhatia" w:date="2016-12-12T11:31:00Z">
                <w:rPr>
                  <w:rFonts w:ascii="Cambria Math" w:hAnsi="Cambria Math" w:cstheme="majorBidi"/>
                  <w:sz w:val="20"/>
                  <w:szCs w:val="20"/>
                </w:rPr>
              </w:ins>
            </m:ctrlPr>
          </m:sSubPr>
          <m:e>
            <w:ins w:id="711" w:author="ankit bhatia" w:date="2016-12-12T11:31:00Z">
              <m:r>
                <w:rPr>
                  <w:rFonts w:ascii="Cambria Math" w:hAnsi="Cambria Math" w:cstheme="majorBidi"/>
                  <w:sz w:val="20"/>
                  <w:szCs w:val="20"/>
                </w:rPr>
                <m:t>T</m:t>
              </m:r>
            </w:ins>
          </m:e>
          <m:sub>
            <w:ins w:id="712" w:author="ankit bhatia" w:date="2016-12-12T11:31:00Z">
              <m:r>
                <w:rPr>
                  <w:rFonts w:ascii="Cambria Math" w:hAnsi="Cambria Math" w:cstheme="majorBidi"/>
                  <w:sz w:val="20"/>
                  <w:szCs w:val="20"/>
                </w:rPr>
                <m:t>L</m:t>
              </m:r>
            </w:ins>
          </m:sub>
        </m:sSub>
        <w:ins w:id="713" w:author="ankit bhatia" w:date="2016-12-12T11:31:00Z">
          <m:r>
            <m:rPr>
              <m:sty m:val="p"/>
            </m:rPr>
            <w:rPr>
              <w:rFonts w:ascii="Cambria Math" w:hAnsi="Cambria Math" w:cstheme="majorBidi"/>
              <w:sz w:val="20"/>
              <w:szCs w:val="20"/>
            </w:rPr>
            <m:t>-</m:t>
          </m:r>
        </w:ins>
        <m:sSub>
          <m:sSubPr>
            <m:ctrlPr>
              <w:ins w:id="714" w:author="ankit bhatia" w:date="2016-12-12T11:31:00Z">
                <w:rPr>
                  <w:rFonts w:ascii="Cambria Math" w:hAnsi="Cambria Math" w:cstheme="majorBidi"/>
                  <w:sz w:val="20"/>
                  <w:szCs w:val="20"/>
                </w:rPr>
              </w:ins>
            </m:ctrlPr>
          </m:sSubPr>
          <m:e>
            <w:ins w:id="715" w:author="ankit bhatia" w:date="2016-12-12T11:31:00Z">
              <m:r>
                <w:rPr>
                  <w:rFonts w:ascii="Cambria Math" w:hAnsi="Cambria Math" w:cstheme="majorBidi"/>
                  <w:sz w:val="20"/>
                  <w:szCs w:val="20"/>
                </w:rPr>
                <m:t>B</m:t>
              </m:r>
            </w:ins>
          </m:e>
          <m:sub>
            <w:ins w:id="716" w:author="ankit bhatia" w:date="2016-12-12T11:31:00Z">
              <m:r>
                <w:rPr>
                  <w:rFonts w:ascii="Cambria Math" w:hAnsi="Cambria Math" w:cstheme="majorBidi"/>
                  <w:sz w:val="20"/>
                  <w:szCs w:val="20"/>
                </w:rPr>
                <m:t>m</m:t>
              </m:r>
            </w:ins>
          </m:sub>
        </m:sSub>
        <m:sSub>
          <m:sSubPr>
            <m:ctrlPr>
              <w:ins w:id="717" w:author="ankit bhatia" w:date="2016-12-12T11:31:00Z">
                <w:rPr>
                  <w:rFonts w:ascii="Cambria Math" w:hAnsi="Cambria Math" w:cstheme="majorBidi"/>
                  <w:sz w:val="20"/>
                  <w:szCs w:val="20"/>
                </w:rPr>
              </w:ins>
            </m:ctrlPr>
          </m:sSubPr>
          <m:e>
            <w:ins w:id="718" w:author="ankit bhatia" w:date="2016-12-12T11:31:00Z">
              <m:r>
                <w:rPr>
                  <w:rFonts w:ascii="Cambria Math" w:hAnsi="Cambria Math" w:cstheme="majorBidi"/>
                  <w:sz w:val="20"/>
                  <w:szCs w:val="20"/>
                </w:rPr>
                <m:t>ω</m:t>
              </m:r>
            </w:ins>
          </m:e>
          <m:sub>
            <w:ins w:id="719" w:author="ankit bhatia" w:date="2016-12-12T11:31:00Z">
              <m:r>
                <w:rPr>
                  <w:rFonts w:ascii="Cambria Math" w:hAnsi="Cambria Math" w:cstheme="majorBidi"/>
                  <w:sz w:val="20"/>
                  <w:szCs w:val="20"/>
                </w:rPr>
                <m:t>r</m:t>
              </m:r>
            </w:ins>
          </m:sub>
        </m:sSub>
        <w:ins w:id="720" w:author="Onkar" w:date="2016-12-12T12:15:00Z"/>
      </m:oMath>
      <w:r w:rsidR="00D120BE" w:rsidRPr="00C67553">
        <w:rPr>
          <w:rFonts w:asciiTheme="majorBidi" w:hAnsiTheme="majorBidi" w:cstheme="majorBidi"/>
          <w:sz w:val="20"/>
          <w:szCs w:val="20"/>
        </w:rPr>
        <w:tab/>
      </w:r>
      <w:ins w:id="721" w:author="ankit bhatia" w:date="2016-12-12T11:31:00Z">
        <w:r w:rsidR="00D120BE" w:rsidRPr="00C67553">
          <w:rPr>
            <w:rFonts w:asciiTheme="majorBidi" w:hAnsiTheme="majorBidi" w:cstheme="majorBidi"/>
            <w:sz w:val="20"/>
            <w:szCs w:val="20"/>
          </w:rPr>
          <w:tab/>
        </w:r>
        <w:r w:rsidR="00D120BE" w:rsidRPr="00C67553">
          <w:rPr>
            <w:rFonts w:asciiTheme="majorBidi" w:hAnsiTheme="majorBidi" w:cstheme="majorBidi"/>
            <w:sz w:val="20"/>
            <w:szCs w:val="20"/>
          </w:rPr>
          <w:tab/>
        </w:r>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17)</w:t>
        </w:r>
      </w:ins>
    </w:p>
    <w:p w:rsidR="00D120BE" w:rsidRPr="00C67553" w:rsidRDefault="00C67553" w:rsidP="00D120BE">
      <w:pPr>
        <w:rPr>
          <w:ins w:id="722" w:author="ankit bhatia" w:date="2016-12-12T11:31:00Z"/>
          <w:rFonts w:asciiTheme="majorBidi" w:hAnsiTheme="majorBidi" w:cstheme="majorBidi"/>
          <w:sz w:val="20"/>
          <w:szCs w:val="20"/>
        </w:rPr>
      </w:pPr>
      <w:ins w:id="723" w:author="ankit bhatia" w:date="2016-12-12T11:31:00Z">
        <w:r w:rsidRPr="00C67553">
          <w:rPr>
            <w:rFonts w:asciiTheme="majorBidi" w:hAnsiTheme="majorBidi" w:cstheme="majorBidi"/>
            <w:sz w:val="20"/>
            <w:szCs w:val="20"/>
          </w:rPr>
          <w:t>And we know</w:t>
        </w:r>
      </w:ins>
    </w:p>
    <w:p w:rsidR="00D120BE" w:rsidRPr="00C67553" w:rsidRDefault="00C40D1D" w:rsidP="00D120BE">
      <w:pPr>
        <w:rPr>
          <w:ins w:id="724" w:author="ankit bhatia" w:date="2016-12-12T11:31:00Z"/>
          <w:rFonts w:asciiTheme="majorBidi" w:hAnsiTheme="majorBidi" w:cstheme="majorBidi"/>
          <w:sz w:val="20"/>
          <w:szCs w:val="20"/>
        </w:rPr>
      </w:pPr>
      <m:oMath>
        <m:sSub>
          <m:sSubPr>
            <m:ctrlPr>
              <w:ins w:id="725" w:author="ankit bhatia" w:date="2016-12-12T11:31:00Z">
                <w:rPr>
                  <w:rFonts w:ascii="Cambria Math" w:hAnsi="Cambria Math" w:cstheme="majorBidi"/>
                  <w:sz w:val="20"/>
                  <w:szCs w:val="20"/>
                </w:rPr>
              </w:ins>
            </m:ctrlPr>
          </m:sSubPr>
          <m:e>
            <w:ins w:id="726" w:author="ankit bhatia" w:date="2016-12-12T11:31:00Z">
              <m:r>
                <w:rPr>
                  <w:rFonts w:ascii="Cambria Math" w:hAnsi="Cambria Math" w:cstheme="majorBidi"/>
                  <w:sz w:val="20"/>
                  <w:szCs w:val="20"/>
                </w:rPr>
                <m:t>T</m:t>
              </m:r>
            </w:ins>
          </m:e>
          <m:sub>
            <w:ins w:id="727" w:author="ankit bhatia" w:date="2016-12-12T11:31:00Z">
              <m:r>
                <w:rPr>
                  <w:rFonts w:ascii="Cambria Math" w:hAnsi="Cambria Math" w:cstheme="majorBidi"/>
                  <w:sz w:val="20"/>
                  <w:szCs w:val="20"/>
                </w:rPr>
                <m:t>e</m:t>
              </m:r>
            </w:ins>
          </m:sub>
        </m:sSub>
        <w:ins w:id="728" w:author="ankit bhatia" w:date="2016-12-12T11:31:00Z">
          <m:r>
            <m:rPr>
              <m:sty m:val="p"/>
            </m:rPr>
            <w:rPr>
              <w:rFonts w:ascii="Cambria Math" w:hAnsi="Cambria Math" w:cstheme="majorBidi"/>
              <w:sz w:val="20"/>
              <w:szCs w:val="20"/>
            </w:rPr>
            <m:t>=</m:t>
          </m:r>
        </w:ins>
        <m:f>
          <m:fPr>
            <m:ctrlPr>
              <w:ins w:id="729" w:author="ankit bhatia" w:date="2016-12-12T11:31:00Z">
                <w:rPr>
                  <w:rFonts w:ascii="Cambria Math" w:hAnsi="Cambria Math" w:cstheme="majorBidi"/>
                  <w:sz w:val="20"/>
                  <w:szCs w:val="20"/>
                </w:rPr>
              </w:ins>
            </m:ctrlPr>
          </m:fPr>
          <m:num>
            <w:ins w:id="730" w:author="ankit bhatia" w:date="2016-12-12T11:31:00Z">
              <m:r>
                <m:rPr>
                  <m:sty m:val="p"/>
                </m:rPr>
                <w:rPr>
                  <w:rFonts w:ascii="Cambria Math" w:hAnsi="Cambria Math" w:cstheme="majorBidi"/>
                  <w:sz w:val="20"/>
                  <w:szCs w:val="20"/>
                </w:rPr>
                <m:t>3</m:t>
              </m:r>
            </w:ins>
          </m:num>
          <m:den>
            <w:ins w:id="731" w:author="ankit bhatia" w:date="2016-12-12T11:31:00Z">
              <m:r>
                <m:rPr>
                  <m:sty m:val="p"/>
                </m:rPr>
                <w:rPr>
                  <w:rFonts w:ascii="Cambria Math" w:hAnsi="Cambria Math" w:cstheme="majorBidi"/>
                  <w:sz w:val="20"/>
                  <w:szCs w:val="20"/>
                </w:rPr>
                <m:t>2</m:t>
              </m:r>
            </w:ins>
          </m:den>
        </m:f>
        <w:ins w:id="732" w:author="ankit bhatia" w:date="2016-12-12T11:31:00Z">
          <m:r>
            <m:rPr>
              <m:sty m:val="p"/>
            </m:rPr>
            <w:rPr>
              <w:rFonts w:ascii="Cambria Math" w:hAnsi="Cambria Math" w:cstheme="majorBidi"/>
              <w:sz w:val="20"/>
              <w:szCs w:val="20"/>
            </w:rPr>
            <m:t>∙</m:t>
          </m:r>
        </w:ins>
        <m:f>
          <m:fPr>
            <m:ctrlPr>
              <w:ins w:id="733" w:author="ankit bhatia" w:date="2016-12-12T11:31:00Z">
                <w:rPr>
                  <w:rFonts w:ascii="Cambria Math" w:hAnsi="Cambria Math" w:cstheme="majorBidi"/>
                  <w:sz w:val="20"/>
                  <w:szCs w:val="20"/>
                </w:rPr>
              </w:ins>
            </m:ctrlPr>
          </m:fPr>
          <m:num>
            <w:ins w:id="734" w:author="ankit bhatia" w:date="2016-12-12T11:31:00Z">
              <m:r>
                <w:rPr>
                  <w:rFonts w:ascii="Cambria Math" w:hAnsi="Cambria Math" w:cstheme="majorBidi"/>
                  <w:sz w:val="20"/>
                  <w:szCs w:val="20"/>
                </w:rPr>
                <m:t>P</m:t>
              </m:r>
            </w:ins>
          </m:num>
          <m:den>
            <w:ins w:id="735" w:author="ankit bhatia" w:date="2016-12-12T11:31:00Z">
              <m:r>
                <m:rPr>
                  <m:sty m:val="p"/>
                </m:rPr>
                <w:rPr>
                  <w:rFonts w:ascii="Cambria Math" w:hAnsi="Cambria Math" w:cstheme="majorBidi"/>
                  <w:sz w:val="20"/>
                  <w:szCs w:val="20"/>
                </w:rPr>
                <m:t>2</m:t>
              </m:r>
            </w:ins>
          </m:den>
        </m:f>
        <w:ins w:id="736" w:author="ankit bhatia" w:date="2016-12-12T11:31:00Z">
          <m:r>
            <m:rPr>
              <m:sty m:val="p"/>
            </m:rPr>
            <w:rPr>
              <w:rFonts w:ascii="Cambria Math" w:hAnsi="Cambria Math" w:cstheme="majorBidi"/>
              <w:sz w:val="20"/>
              <w:szCs w:val="20"/>
            </w:rPr>
            <m:t>(</m:t>
          </m:r>
        </w:ins>
        <m:sSub>
          <m:sSubPr>
            <m:ctrlPr>
              <w:ins w:id="737" w:author="ankit bhatia" w:date="2016-12-12T11:31:00Z">
                <w:rPr>
                  <w:rFonts w:ascii="Cambria Math" w:hAnsi="Cambria Math" w:cstheme="majorBidi"/>
                  <w:sz w:val="20"/>
                  <w:szCs w:val="20"/>
                </w:rPr>
              </w:ins>
            </m:ctrlPr>
          </m:sSubPr>
          <m:e>
            <w:ins w:id="738" w:author="ankit bhatia" w:date="2016-12-12T11:31:00Z">
              <m:r>
                <w:rPr>
                  <w:rFonts w:ascii="Cambria Math" w:hAnsi="Cambria Math" w:cstheme="majorBidi"/>
                  <w:sz w:val="20"/>
                  <w:szCs w:val="20"/>
                </w:rPr>
                <m:t>λ</m:t>
              </m:r>
            </w:ins>
          </m:e>
          <m:sub>
            <w:ins w:id="739" w:author="ankit bhatia" w:date="2016-12-12T11:31:00Z">
              <m:r>
                <w:rPr>
                  <w:rFonts w:ascii="Cambria Math" w:hAnsi="Cambria Math" w:cstheme="majorBidi"/>
                  <w:sz w:val="20"/>
                  <w:szCs w:val="20"/>
                </w:rPr>
                <m:t>ds</m:t>
              </m:r>
            </w:ins>
          </m:sub>
        </m:sSub>
        <m:sSub>
          <m:sSubPr>
            <m:ctrlPr>
              <w:ins w:id="740" w:author="ankit bhatia" w:date="2016-12-12T11:31:00Z">
                <w:rPr>
                  <w:rFonts w:ascii="Cambria Math" w:hAnsi="Cambria Math" w:cstheme="majorBidi"/>
                  <w:sz w:val="20"/>
                  <w:szCs w:val="20"/>
                </w:rPr>
              </w:ins>
            </m:ctrlPr>
          </m:sSubPr>
          <m:e>
            <w:ins w:id="741" w:author="ankit bhatia" w:date="2016-12-12T11:31:00Z">
              <m:r>
                <w:rPr>
                  <w:rFonts w:ascii="Cambria Math" w:hAnsi="Cambria Math" w:cstheme="majorBidi"/>
                  <w:sz w:val="20"/>
                  <w:szCs w:val="20"/>
                </w:rPr>
                <m:t>i</m:t>
              </m:r>
            </w:ins>
          </m:e>
          <m:sub>
            <w:ins w:id="742" w:author="ankit bhatia" w:date="2016-12-12T11:31:00Z">
              <m:r>
                <w:rPr>
                  <w:rFonts w:ascii="Cambria Math" w:hAnsi="Cambria Math" w:cstheme="majorBidi"/>
                  <w:sz w:val="20"/>
                  <w:szCs w:val="20"/>
                </w:rPr>
                <m:t>qs</m:t>
              </m:r>
            </w:ins>
          </m:sub>
        </m:sSub>
        <w:ins w:id="743" w:author="ankit bhatia" w:date="2016-12-12T11:31:00Z">
          <m:r>
            <m:rPr>
              <m:sty m:val="p"/>
            </m:rPr>
            <w:rPr>
              <w:rFonts w:ascii="Cambria Math" w:hAnsi="Cambria Math" w:cstheme="majorBidi"/>
              <w:sz w:val="20"/>
              <w:szCs w:val="20"/>
            </w:rPr>
            <m:t>-</m:t>
          </m:r>
        </w:ins>
        <m:sSub>
          <m:sSubPr>
            <m:ctrlPr>
              <w:ins w:id="744" w:author="ankit bhatia" w:date="2016-12-12T11:31:00Z">
                <w:rPr>
                  <w:rFonts w:ascii="Cambria Math" w:hAnsi="Cambria Math" w:cstheme="majorBidi"/>
                  <w:sz w:val="20"/>
                  <w:szCs w:val="20"/>
                </w:rPr>
              </w:ins>
            </m:ctrlPr>
          </m:sSubPr>
          <m:e>
            <w:ins w:id="745" w:author="ankit bhatia" w:date="2016-12-12T11:31:00Z">
              <m:r>
                <w:rPr>
                  <w:rFonts w:ascii="Cambria Math" w:hAnsi="Cambria Math" w:cstheme="majorBidi"/>
                  <w:sz w:val="20"/>
                  <w:szCs w:val="20"/>
                </w:rPr>
                <m:t>λ</m:t>
              </m:r>
            </w:ins>
          </m:e>
          <m:sub>
            <w:ins w:id="746" w:author="ankit bhatia" w:date="2016-12-12T11:31:00Z">
              <m:r>
                <w:rPr>
                  <w:rFonts w:ascii="Cambria Math" w:hAnsi="Cambria Math" w:cstheme="majorBidi"/>
                  <w:sz w:val="20"/>
                  <w:szCs w:val="20"/>
                </w:rPr>
                <m:t>qs</m:t>
              </m:r>
            </w:ins>
          </m:sub>
        </m:sSub>
        <m:sSub>
          <m:sSubPr>
            <m:ctrlPr>
              <w:ins w:id="747" w:author="ankit bhatia" w:date="2016-12-12T11:31:00Z">
                <w:rPr>
                  <w:rFonts w:ascii="Cambria Math" w:hAnsi="Cambria Math" w:cstheme="majorBidi"/>
                  <w:sz w:val="20"/>
                  <w:szCs w:val="20"/>
                </w:rPr>
              </w:ins>
            </m:ctrlPr>
          </m:sSubPr>
          <m:e>
            <w:ins w:id="748" w:author="ankit bhatia" w:date="2016-12-12T11:31:00Z">
              <m:r>
                <w:rPr>
                  <w:rFonts w:ascii="Cambria Math" w:hAnsi="Cambria Math" w:cstheme="majorBidi"/>
                  <w:sz w:val="20"/>
                  <w:szCs w:val="20"/>
                </w:rPr>
                <m:t>i</m:t>
              </m:r>
            </w:ins>
          </m:e>
          <m:sub>
            <w:ins w:id="749" w:author="ankit bhatia" w:date="2016-12-12T11:31:00Z">
              <m:r>
                <w:rPr>
                  <w:rFonts w:ascii="Cambria Math" w:hAnsi="Cambria Math" w:cstheme="majorBidi"/>
                  <w:sz w:val="20"/>
                  <w:szCs w:val="20"/>
                </w:rPr>
                <m:t>ds</m:t>
              </m:r>
            </w:ins>
          </m:sub>
        </m:sSub>
        <w:ins w:id="750" w:author="ankit bhatia" w:date="2016-12-12T11:31:00Z">
          <m:r>
            <m:rPr>
              <m:sty m:val="p"/>
            </m:rPr>
            <w:rPr>
              <w:rFonts w:ascii="Cambria Math" w:hAnsi="Cambria Math" w:cstheme="majorBidi"/>
              <w:sz w:val="20"/>
              <w:szCs w:val="20"/>
            </w:rPr>
            <m:t>)</m:t>
          </m:r>
        </w:ins>
        <w:ins w:id="751" w:author="Onkar" w:date="2016-12-12T12:15:00Z"/>
      </m:oMath>
      <w:r w:rsidR="00F76CBE">
        <w:rPr>
          <w:rFonts w:asciiTheme="majorBidi" w:hAnsiTheme="majorBidi" w:cstheme="majorBidi"/>
          <w:sz w:val="20"/>
          <w:szCs w:val="20"/>
        </w:rPr>
        <w:tab/>
      </w:r>
      <w:ins w:id="752" w:author="ankit bhatia" w:date="2016-12-12T11:31:00Z">
        <w:r w:rsidR="00CD7272">
          <w:rPr>
            <w:rFonts w:asciiTheme="majorBidi" w:hAnsiTheme="majorBidi" w:cstheme="majorBidi"/>
            <w:sz w:val="20"/>
            <w:szCs w:val="20"/>
          </w:rPr>
          <w:tab/>
          <w:t xml:space="preserve">       (</w:t>
        </w:r>
        <w:r w:rsidR="00D120BE" w:rsidRPr="00C67553">
          <w:rPr>
            <w:rFonts w:asciiTheme="majorBidi" w:hAnsiTheme="majorBidi" w:cstheme="majorBidi"/>
            <w:sz w:val="20"/>
            <w:szCs w:val="20"/>
          </w:rPr>
          <w:t>18)</w:t>
        </w:r>
      </w:ins>
    </w:p>
    <w:p w:rsidR="00D120BE" w:rsidRPr="00C67553" w:rsidRDefault="00D120BE" w:rsidP="00D120BE">
      <w:pPr>
        <w:rPr>
          <w:ins w:id="753" w:author="ankit bhatia" w:date="2016-12-12T11:31:00Z"/>
          <w:rFonts w:asciiTheme="majorBidi" w:hAnsiTheme="majorBidi" w:cstheme="majorBidi"/>
          <w:sz w:val="20"/>
          <w:szCs w:val="20"/>
        </w:rPr>
      </w:pPr>
      <w:ins w:id="754" w:author="ankit bhatia" w:date="2016-12-12T11:31:00Z">
        <w:r w:rsidRPr="00C67553">
          <w:rPr>
            <w:rFonts w:asciiTheme="majorBidi" w:hAnsiTheme="majorBidi" w:cstheme="majorBidi"/>
            <w:sz w:val="20"/>
            <w:szCs w:val="20"/>
          </w:rPr>
          <w:t xml:space="preserve">We can derive </w:t>
        </w:r>
        <m:oMath>
          <m:sSub>
            <m:sSubPr>
              <m:ctrlPr>
                <w:rPr>
                  <w:rFonts w:ascii="Cambria Math" w:hAnsi="Cambria Math" w:cstheme="majorBidi"/>
                  <w:sz w:val="20"/>
                  <w:szCs w:val="20"/>
                </w:rPr>
              </m:ctrlPr>
            </m:sSubPr>
            <m:e>
              <m:r>
                <w:rPr>
                  <w:rFonts w:ascii="Cambria Math" w:hAnsi="Cambria Math" w:cstheme="majorBidi"/>
                  <w:sz w:val="20"/>
                  <w:szCs w:val="20"/>
                </w:rPr>
                <m:t>i</m:t>
              </m:r>
            </m:e>
            <m:sub>
              <m:r>
                <w:rPr>
                  <w:rFonts w:ascii="Cambria Math" w:hAnsi="Cambria Math" w:cstheme="majorBidi"/>
                  <w:sz w:val="20"/>
                  <w:szCs w:val="20"/>
                </w:rPr>
                <m:t>qs</m:t>
              </m:r>
            </m:sub>
          </m:sSub>
        </m:oMath>
        <w:r w:rsidRPr="00C67553">
          <w:rPr>
            <w:rFonts w:asciiTheme="majorBidi" w:hAnsiTheme="majorBidi" w:cstheme="majorBidi"/>
            <w:sz w:val="20"/>
            <w:szCs w:val="20"/>
          </w:rPr>
          <w:t xml:space="preserve"> from Eq (2-18). Since our system is equal to 2 </w:t>
        </w:r>
        <w:proofErr w:type="gramStart"/>
        <w:r w:rsidRPr="00C67553">
          <w:rPr>
            <w:rFonts w:asciiTheme="majorBidi" w:hAnsiTheme="majorBidi" w:cstheme="majorBidi"/>
            <w:sz w:val="20"/>
            <w:szCs w:val="20"/>
          </w:rPr>
          <w:t>pole</w:t>
        </w:r>
        <w:proofErr w:type="gramEnd"/>
        <w:r w:rsidRPr="00C67553">
          <w:rPr>
            <w:rFonts w:asciiTheme="majorBidi" w:hAnsiTheme="majorBidi" w:cstheme="majorBidi"/>
            <w:sz w:val="20"/>
            <w:szCs w:val="20"/>
          </w:rPr>
          <w:t xml:space="preserve"> therefore </w:t>
        </w:r>
        <m:oMath>
          <m:r>
            <w:rPr>
              <w:rFonts w:ascii="Cambria Math" w:hAnsi="Cambria Math" w:cstheme="majorBidi"/>
              <w:sz w:val="20"/>
              <w:szCs w:val="20"/>
            </w:rPr>
            <m:t>P</m:t>
          </m:r>
          <m:r>
            <m:rPr>
              <m:sty m:val="p"/>
            </m:rPr>
            <w:rPr>
              <w:rFonts w:ascii="Cambria Math" w:hAnsi="Cambria Math" w:cstheme="majorBidi"/>
              <w:sz w:val="20"/>
              <w:szCs w:val="20"/>
            </w:rPr>
            <m:t>=2</m:t>
          </m:r>
        </m:oMath>
        <w:r w:rsidRPr="00C67553">
          <w:rPr>
            <w:rFonts w:asciiTheme="majorBidi" w:hAnsiTheme="majorBidi" w:cstheme="majorBidi"/>
            <w:sz w:val="20"/>
            <w:szCs w:val="20"/>
          </w:rPr>
          <w:t xml:space="preserve"> hence:</w:t>
        </w:r>
      </w:ins>
    </w:p>
    <w:p w:rsidR="00D120BE" w:rsidRPr="00C67553" w:rsidRDefault="00D120BE" w:rsidP="00D120BE">
      <w:pPr>
        <w:rPr>
          <w:ins w:id="755" w:author="ankit bhatia" w:date="2016-12-12T11:31:00Z"/>
          <w:rFonts w:asciiTheme="majorBidi" w:hAnsiTheme="majorBidi" w:cstheme="majorBidi"/>
          <w:sz w:val="20"/>
          <w:szCs w:val="20"/>
        </w:rPr>
      </w:pPr>
      <m:oMath>
        <w:ins w:id="756" w:author="ankit bhatia" w:date="2016-12-12T11:31:00Z">
          <m:r>
            <w:rPr>
              <w:rFonts w:ascii="Cambria Math" w:hAnsi="Cambria Math" w:cstheme="majorBidi"/>
              <w:sz w:val="20"/>
              <w:szCs w:val="20"/>
            </w:rPr>
            <m:t>k</m:t>
          </m:r>
          <m:r>
            <m:rPr>
              <m:sty m:val="p"/>
            </m:rPr>
            <w:rPr>
              <w:rFonts w:ascii="Cambria Math" w:hAnsi="Cambria Math" w:cstheme="majorBidi"/>
              <w:sz w:val="20"/>
              <w:szCs w:val="20"/>
            </w:rPr>
            <m:t>=</m:t>
          </m:r>
        </w:ins>
        <m:f>
          <m:fPr>
            <m:ctrlPr>
              <w:ins w:id="757" w:author="ankit bhatia" w:date="2016-12-12T11:31:00Z">
                <w:rPr>
                  <w:rFonts w:ascii="Cambria Math" w:hAnsi="Cambria Math" w:cstheme="majorBidi"/>
                  <w:sz w:val="20"/>
                  <w:szCs w:val="20"/>
                </w:rPr>
              </w:ins>
            </m:ctrlPr>
          </m:fPr>
          <m:num>
            <w:ins w:id="758" w:author="ankit bhatia" w:date="2016-12-12T11:31:00Z">
              <m:r>
                <m:rPr>
                  <m:sty m:val="p"/>
                </m:rPr>
                <w:rPr>
                  <w:rFonts w:ascii="Cambria Math" w:hAnsi="Cambria Math" w:cstheme="majorBidi"/>
                  <w:sz w:val="20"/>
                  <w:szCs w:val="20"/>
                </w:rPr>
                <m:t>3</m:t>
              </m:r>
            </w:ins>
          </m:num>
          <m:den>
            <w:ins w:id="759" w:author="ankit bhatia" w:date="2016-12-12T11:31:00Z">
              <m:r>
                <m:rPr>
                  <m:sty m:val="p"/>
                </m:rPr>
                <w:rPr>
                  <w:rFonts w:ascii="Cambria Math" w:hAnsi="Cambria Math" w:cstheme="majorBidi"/>
                  <w:sz w:val="20"/>
                  <w:szCs w:val="20"/>
                </w:rPr>
                <m:t>2</m:t>
              </m:r>
            </w:ins>
          </m:den>
        </m:f>
        <w:ins w:id="760" w:author="ankit bhatia" w:date="2016-12-12T11:31:00Z">
          <m:r>
            <m:rPr>
              <m:sty m:val="p"/>
            </m:rPr>
            <w:rPr>
              <w:rFonts w:ascii="Cambria Math" w:hAnsi="Cambria Math" w:cstheme="majorBidi"/>
              <w:sz w:val="20"/>
              <w:szCs w:val="20"/>
            </w:rPr>
            <m:t>∙</m:t>
          </m:r>
        </w:ins>
        <m:f>
          <m:fPr>
            <m:ctrlPr>
              <w:ins w:id="761" w:author="ankit bhatia" w:date="2016-12-12T11:31:00Z">
                <w:rPr>
                  <w:rFonts w:ascii="Cambria Math" w:hAnsi="Cambria Math" w:cstheme="majorBidi"/>
                  <w:sz w:val="20"/>
                  <w:szCs w:val="20"/>
                </w:rPr>
              </w:ins>
            </m:ctrlPr>
          </m:fPr>
          <m:num>
            <w:ins w:id="762" w:author="ankit bhatia" w:date="2016-12-12T11:31:00Z">
              <m:r>
                <m:rPr>
                  <m:sty m:val="p"/>
                </m:rPr>
                <w:rPr>
                  <w:rFonts w:ascii="Cambria Math" w:hAnsi="Cambria Math" w:cstheme="majorBidi"/>
                  <w:sz w:val="20"/>
                  <w:szCs w:val="20"/>
                </w:rPr>
                <m:t>2</m:t>
              </m:r>
            </w:ins>
          </m:num>
          <m:den>
            <w:ins w:id="763" w:author="ankit bhatia" w:date="2016-12-12T11:31:00Z">
              <m:r>
                <m:rPr>
                  <m:sty m:val="p"/>
                </m:rPr>
                <w:rPr>
                  <w:rFonts w:ascii="Cambria Math" w:hAnsi="Cambria Math" w:cstheme="majorBidi"/>
                  <w:sz w:val="20"/>
                  <w:szCs w:val="20"/>
                </w:rPr>
                <m:t>2</m:t>
              </m:r>
            </w:ins>
          </m:den>
        </m:f>
        <w:ins w:id="764" w:author="ankit bhatia" w:date="2016-12-12T11:31:00Z">
          <m:r>
            <m:rPr>
              <m:sty m:val="p"/>
            </m:rPr>
            <w:rPr>
              <w:rFonts w:ascii="Cambria Math" w:hAnsi="Cambria Math" w:cstheme="majorBidi"/>
              <w:sz w:val="20"/>
              <w:szCs w:val="20"/>
            </w:rPr>
            <m:t>=1.5</m:t>
          </m:r>
        </w:ins>
        <w:ins w:id="765" w:author="Onkar" w:date="2016-12-12T12:15:00Z"/>
      </m:oMath>
      <w:r w:rsidRPr="00C67553">
        <w:rPr>
          <w:rFonts w:asciiTheme="majorBidi" w:hAnsiTheme="majorBidi" w:cstheme="majorBidi"/>
          <w:sz w:val="20"/>
          <w:szCs w:val="20"/>
        </w:rPr>
        <w:tab/>
      </w:r>
      <w:ins w:id="766" w:author="ankit bhatia" w:date="2016-12-12T11:31:00Z">
        <w:r w:rsidRPr="00C67553">
          <w:rPr>
            <w:rFonts w:asciiTheme="majorBidi" w:hAnsiTheme="majorBidi" w:cstheme="majorBidi"/>
            <w:sz w:val="20"/>
            <w:szCs w:val="20"/>
          </w:rPr>
          <w:tab/>
        </w:r>
        <w:r w:rsidRPr="00C67553">
          <w:rPr>
            <w:rFonts w:asciiTheme="majorBidi" w:hAnsiTheme="majorBidi" w:cstheme="majorBidi"/>
            <w:sz w:val="20"/>
            <w:szCs w:val="20"/>
          </w:rPr>
          <w:tab/>
        </w:r>
        <w:r w:rsidR="00CB4C21">
          <w:rPr>
            <w:rFonts w:asciiTheme="majorBidi" w:hAnsiTheme="majorBidi" w:cstheme="majorBidi"/>
            <w:sz w:val="20"/>
            <w:szCs w:val="20"/>
          </w:rPr>
          <w:tab/>
          <w:t xml:space="preserve">       (</w:t>
        </w:r>
        <w:r w:rsidRPr="00C67553">
          <w:rPr>
            <w:rFonts w:asciiTheme="majorBidi" w:hAnsiTheme="majorBidi" w:cstheme="majorBidi"/>
            <w:sz w:val="20"/>
            <w:szCs w:val="20"/>
          </w:rPr>
          <w:t>19)</w:t>
        </w:r>
      </w:ins>
    </w:p>
    <w:p w:rsidR="00D120BE" w:rsidRPr="00C67553" w:rsidRDefault="00C40D1D" w:rsidP="00D120BE">
      <w:pPr>
        <w:rPr>
          <w:ins w:id="767" w:author="ankit bhatia" w:date="2016-12-12T11:31:00Z"/>
          <w:rFonts w:asciiTheme="majorBidi" w:hAnsiTheme="majorBidi" w:cstheme="majorBidi"/>
          <w:sz w:val="20"/>
          <w:szCs w:val="20"/>
        </w:rPr>
      </w:pPr>
      <m:oMath>
        <m:f>
          <m:fPr>
            <m:ctrlPr>
              <w:ins w:id="768" w:author="ankit bhatia" w:date="2016-12-12T11:31:00Z">
                <w:rPr>
                  <w:rFonts w:ascii="Cambria Math" w:hAnsi="Cambria Math" w:cstheme="majorBidi"/>
                  <w:sz w:val="20"/>
                  <w:szCs w:val="20"/>
                </w:rPr>
              </w:ins>
            </m:ctrlPr>
          </m:fPr>
          <m:num>
            <m:sSub>
              <m:sSubPr>
                <m:ctrlPr>
                  <w:ins w:id="769" w:author="ankit bhatia" w:date="2016-12-12T11:31:00Z">
                    <w:rPr>
                      <w:rFonts w:ascii="Cambria Math" w:hAnsi="Cambria Math" w:cstheme="majorBidi"/>
                      <w:sz w:val="20"/>
                      <w:szCs w:val="20"/>
                    </w:rPr>
                  </w:ins>
                </m:ctrlPr>
              </m:sSubPr>
              <m:e>
                <w:ins w:id="770" w:author="ankit bhatia" w:date="2016-12-12T11:31:00Z">
                  <m:r>
                    <w:rPr>
                      <w:rFonts w:ascii="Cambria Math" w:hAnsi="Cambria Math" w:cstheme="majorBidi"/>
                      <w:sz w:val="20"/>
                      <w:szCs w:val="20"/>
                    </w:rPr>
                    <m:t>T</m:t>
                  </m:r>
                </w:ins>
              </m:e>
              <m:sub>
                <w:ins w:id="771" w:author="ankit bhatia" w:date="2016-12-12T11:31:00Z">
                  <m:r>
                    <w:rPr>
                      <w:rFonts w:ascii="Cambria Math" w:hAnsi="Cambria Math" w:cstheme="majorBidi"/>
                      <w:sz w:val="20"/>
                      <w:szCs w:val="20"/>
                    </w:rPr>
                    <m:t>e</m:t>
                  </m:r>
                </w:ins>
              </m:sub>
            </m:sSub>
          </m:num>
          <m:den>
            <w:ins w:id="772" w:author="ankit bhatia" w:date="2016-12-12T11:31:00Z">
              <m:r>
                <w:rPr>
                  <w:rFonts w:ascii="Cambria Math" w:hAnsi="Cambria Math" w:cstheme="majorBidi"/>
                  <w:sz w:val="20"/>
                  <w:szCs w:val="20"/>
                </w:rPr>
                <m:t>k</m:t>
              </m:r>
            </w:ins>
          </m:den>
        </m:f>
        <w:ins w:id="773" w:author="ankit bhatia" w:date="2016-12-12T11:31:00Z">
          <m:r>
            <m:rPr>
              <m:sty m:val="p"/>
            </m:rPr>
            <w:rPr>
              <w:rFonts w:ascii="Cambria Math" w:hAnsi="Cambria Math" w:cstheme="majorBidi"/>
              <w:sz w:val="20"/>
              <w:szCs w:val="20"/>
            </w:rPr>
            <m:t>=</m:t>
          </m:r>
        </w:ins>
        <m:sSub>
          <m:sSubPr>
            <m:ctrlPr>
              <w:ins w:id="774" w:author="ankit bhatia" w:date="2016-12-12T11:31:00Z">
                <w:rPr>
                  <w:rFonts w:ascii="Cambria Math" w:hAnsi="Cambria Math" w:cstheme="majorBidi"/>
                  <w:sz w:val="20"/>
                  <w:szCs w:val="20"/>
                </w:rPr>
              </w:ins>
            </m:ctrlPr>
          </m:sSubPr>
          <m:e>
            <w:ins w:id="775" w:author="ankit bhatia" w:date="2016-12-12T11:31:00Z">
              <m:r>
                <w:rPr>
                  <w:rFonts w:ascii="Cambria Math" w:hAnsi="Cambria Math" w:cstheme="majorBidi"/>
                  <w:sz w:val="20"/>
                  <w:szCs w:val="20"/>
                </w:rPr>
                <m:t>λ</m:t>
              </m:r>
            </w:ins>
          </m:e>
          <m:sub>
            <w:ins w:id="776" w:author="ankit bhatia" w:date="2016-12-12T11:31:00Z">
              <m:r>
                <w:rPr>
                  <w:rFonts w:ascii="Cambria Math" w:hAnsi="Cambria Math" w:cstheme="majorBidi"/>
                  <w:sz w:val="20"/>
                  <w:szCs w:val="20"/>
                </w:rPr>
                <m:t>ds</m:t>
              </m:r>
            </w:ins>
          </m:sub>
        </m:sSub>
        <m:sSub>
          <m:sSubPr>
            <m:ctrlPr>
              <w:ins w:id="777" w:author="ankit bhatia" w:date="2016-12-12T11:31:00Z">
                <w:rPr>
                  <w:rFonts w:ascii="Cambria Math" w:hAnsi="Cambria Math" w:cstheme="majorBidi"/>
                  <w:sz w:val="20"/>
                  <w:szCs w:val="20"/>
                </w:rPr>
              </w:ins>
            </m:ctrlPr>
          </m:sSubPr>
          <m:e>
            <w:ins w:id="778" w:author="ankit bhatia" w:date="2016-12-12T11:31:00Z">
              <m:r>
                <w:rPr>
                  <w:rFonts w:ascii="Cambria Math" w:hAnsi="Cambria Math" w:cstheme="majorBidi"/>
                  <w:sz w:val="20"/>
                  <w:szCs w:val="20"/>
                </w:rPr>
                <m:t>i</m:t>
              </m:r>
            </w:ins>
          </m:e>
          <m:sub>
            <w:ins w:id="779" w:author="ankit bhatia" w:date="2016-12-12T11:31:00Z">
              <m:r>
                <w:rPr>
                  <w:rFonts w:ascii="Cambria Math" w:hAnsi="Cambria Math" w:cstheme="majorBidi"/>
                  <w:sz w:val="20"/>
                  <w:szCs w:val="20"/>
                </w:rPr>
                <m:t>qs</m:t>
              </m:r>
            </w:ins>
          </m:sub>
        </m:sSub>
        <w:ins w:id="780" w:author="ankit bhatia" w:date="2016-12-12T11:31:00Z">
          <m:r>
            <m:rPr>
              <m:sty m:val="p"/>
            </m:rPr>
            <w:rPr>
              <w:rFonts w:ascii="Cambria Math" w:hAnsi="Cambria Math" w:cstheme="majorBidi"/>
              <w:sz w:val="20"/>
              <w:szCs w:val="20"/>
            </w:rPr>
            <m:t>-</m:t>
          </m:r>
        </w:ins>
        <m:sSub>
          <m:sSubPr>
            <m:ctrlPr>
              <w:ins w:id="781" w:author="ankit bhatia" w:date="2016-12-12T11:31:00Z">
                <w:rPr>
                  <w:rFonts w:ascii="Cambria Math" w:hAnsi="Cambria Math" w:cstheme="majorBidi"/>
                  <w:sz w:val="20"/>
                  <w:szCs w:val="20"/>
                </w:rPr>
              </w:ins>
            </m:ctrlPr>
          </m:sSubPr>
          <m:e>
            <w:ins w:id="782" w:author="ankit bhatia" w:date="2016-12-12T11:31:00Z">
              <m:r>
                <w:rPr>
                  <w:rFonts w:ascii="Cambria Math" w:hAnsi="Cambria Math" w:cstheme="majorBidi"/>
                  <w:sz w:val="20"/>
                  <w:szCs w:val="20"/>
                </w:rPr>
                <m:t>λ</m:t>
              </m:r>
            </w:ins>
          </m:e>
          <m:sub>
            <w:ins w:id="783" w:author="ankit bhatia" w:date="2016-12-12T11:31:00Z">
              <m:r>
                <w:rPr>
                  <w:rFonts w:ascii="Cambria Math" w:hAnsi="Cambria Math" w:cstheme="majorBidi"/>
                  <w:sz w:val="20"/>
                  <w:szCs w:val="20"/>
                </w:rPr>
                <m:t>qs</m:t>
              </m:r>
            </w:ins>
          </m:sub>
        </m:sSub>
        <m:sSub>
          <m:sSubPr>
            <m:ctrlPr>
              <w:ins w:id="784" w:author="ankit bhatia" w:date="2016-12-12T11:31:00Z">
                <w:rPr>
                  <w:rFonts w:ascii="Cambria Math" w:hAnsi="Cambria Math" w:cstheme="majorBidi"/>
                  <w:sz w:val="20"/>
                  <w:szCs w:val="20"/>
                </w:rPr>
              </w:ins>
            </m:ctrlPr>
          </m:sSubPr>
          <m:e>
            <w:ins w:id="785" w:author="ankit bhatia" w:date="2016-12-12T11:31:00Z">
              <m:r>
                <w:rPr>
                  <w:rFonts w:ascii="Cambria Math" w:hAnsi="Cambria Math" w:cstheme="majorBidi"/>
                  <w:sz w:val="20"/>
                  <w:szCs w:val="20"/>
                </w:rPr>
                <m:t>i</m:t>
              </m:r>
            </w:ins>
          </m:e>
          <m:sub>
            <w:ins w:id="786" w:author="ankit bhatia" w:date="2016-12-12T11:31:00Z">
              <m:r>
                <w:rPr>
                  <w:rFonts w:ascii="Cambria Math" w:hAnsi="Cambria Math" w:cstheme="majorBidi"/>
                  <w:sz w:val="20"/>
                  <w:szCs w:val="20"/>
                </w:rPr>
                <m:t>ds</m:t>
              </m:r>
            </w:ins>
          </m:sub>
        </m:sSub>
        <w:ins w:id="787" w:author="Onkar" w:date="2016-12-12T12:15:00Z"/>
      </m:oMath>
      <w:r w:rsidR="00F76CBE">
        <w:rPr>
          <w:rFonts w:asciiTheme="majorBidi" w:hAnsiTheme="majorBidi" w:cstheme="majorBidi"/>
          <w:sz w:val="20"/>
          <w:szCs w:val="20"/>
        </w:rPr>
        <w:tab/>
      </w:r>
      <w:ins w:id="788" w:author="ankit bhatia" w:date="2016-12-12T11:31:00Z">
        <w:r w:rsidR="00F76CBE">
          <w:rPr>
            <w:rFonts w:asciiTheme="majorBidi" w:hAnsiTheme="majorBidi" w:cstheme="majorBidi"/>
            <w:sz w:val="20"/>
            <w:szCs w:val="20"/>
          </w:rPr>
          <w:tab/>
        </w:r>
        <w:r w:rsidR="00CB4C21">
          <w:rPr>
            <w:rFonts w:asciiTheme="majorBidi" w:hAnsiTheme="majorBidi" w:cstheme="majorBidi"/>
            <w:sz w:val="20"/>
            <w:szCs w:val="20"/>
          </w:rPr>
          <w:tab/>
          <w:t xml:space="preserve">       (</w:t>
        </w:r>
        <w:r w:rsidR="00D120BE" w:rsidRPr="00C67553">
          <w:rPr>
            <w:rFonts w:asciiTheme="majorBidi" w:hAnsiTheme="majorBidi" w:cstheme="majorBidi"/>
            <w:sz w:val="20"/>
            <w:szCs w:val="20"/>
          </w:rPr>
          <w:t>20)</w:t>
        </w:r>
      </w:ins>
    </w:p>
    <w:p w:rsidR="00D120BE" w:rsidRPr="00C67553" w:rsidRDefault="00C40D1D" w:rsidP="00D120BE">
      <w:pPr>
        <w:rPr>
          <w:ins w:id="789" w:author="ankit bhatia" w:date="2016-12-12T11:31:00Z"/>
          <w:rFonts w:asciiTheme="majorBidi" w:hAnsiTheme="majorBidi" w:cstheme="majorBidi"/>
          <w:sz w:val="20"/>
          <w:szCs w:val="20"/>
        </w:rPr>
      </w:pPr>
      <m:oMath>
        <m:sSub>
          <m:sSubPr>
            <m:ctrlPr>
              <w:ins w:id="790" w:author="ankit bhatia" w:date="2016-12-12T11:31:00Z">
                <w:rPr>
                  <w:rFonts w:ascii="Cambria Math" w:hAnsi="Cambria Math" w:cstheme="majorBidi"/>
                  <w:sz w:val="20"/>
                  <w:szCs w:val="20"/>
                </w:rPr>
              </w:ins>
            </m:ctrlPr>
          </m:sSubPr>
          <m:e>
            <w:ins w:id="791" w:author="ankit bhatia" w:date="2016-12-12T11:31:00Z">
              <m:r>
                <w:rPr>
                  <w:rFonts w:ascii="Cambria Math" w:hAnsi="Cambria Math" w:cstheme="majorBidi"/>
                  <w:sz w:val="20"/>
                  <w:szCs w:val="20"/>
                </w:rPr>
                <m:t>i</m:t>
              </m:r>
            </w:ins>
          </m:e>
          <m:sub>
            <w:ins w:id="792" w:author="ankit bhatia" w:date="2016-12-12T11:31:00Z">
              <m:r>
                <w:rPr>
                  <w:rFonts w:ascii="Cambria Math" w:hAnsi="Cambria Math" w:cstheme="majorBidi"/>
                  <w:sz w:val="20"/>
                  <w:szCs w:val="20"/>
                </w:rPr>
                <m:t>qs</m:t>
              </m:r>
            </w:ins>
          </m:sub>
        </m:sSub>
        <w:ins w:id="793" w:author="ankit bhatia" w:date="2016-12-12T11:31:00Z">
          <m:r>
            <m:rPr>
              <m:sty m:val="p"/>
            </m:rPr>
            <w:rPr>
              <w:rFonts w:ascii="Cambria Math" w:hAnsi="Cambria Math" w:cstheme="majorBidi"/>
              <w:sz w:val="20"/>
              <w:szCs w:val="20"/>
            </w:rPr>
            <m:t>=</m:t>
          </m:r>
        </w:ins>
        <m:f>
          <m:fPr>
            <m:ctrlPr>
              <w:ins w:id="794" w:author="ankit bhatia" w:date="2016-12-12T11:31:00Z">
                <w:rPr>
                  <w:rFonts w:ascii="Cambria Math" w:hAnsi="Cambria Math" w:cstheme="majorBidi"/>
                  <w:sz w:val="20"/>
                  <w:szCs w:val="20"/>
                </w:rPr>
              </w:ins>
            </m:ctrlPr>
          </m:fPr>
          <m:num>
            <w:ins w:id="795" w:author="ankit bhatia" w:date="2016-12-12T11:31:00Z">
              <m:r>
                <m:rPr>
                  <m:sty m:val="p"/>
                </m:rPr>
                <w:rPr>
                  <w:rFonts w:ascii="Cambria Math" w:hAnsi="Cambria Math" w:cstheme="majorBidi"/>
                  <w:sz w:val="20"/>
                  <w:szCs w:val="20"/>
                </w:rPr>
                <m:t>1</m:t>
              </m:r>
            </w:ins>
          </m:num>
          <m:den>
            <m:sSub>
              <m:sSubPr>
                <m:ctrlPr>
                  <w:ins w:id="796" w:author="ankit bhatia" w:date="2016-12-12T11:31:00Z">
                    <w:rPr>
                      <w:rFonts w:ascii="Cambria Math" w:hAnsi="Cambria Math" w:cstheme="majorBidi"/>
                      <w:sz w:val="20"/>
                      <w:szCs w:val="20"/>
                    </w:rPr>
                  </w:ins>
                </m:ctrlPr>
              </m:sSubPr>
              <m:e>
                <w:ins w:id="797" w:author="ankit bhatia" w:date="2016-12-12T11:31:00Z">
                  <m:r>
                    <w:rPr>
                      <w:rFonts w:ascii="Cambria Math" w:hAnsi="Cambria Math" w:cstheme="majorBidi"/>
                      <w:sz w:val="20"/>
                      <w:szCs w:val="20"/>
                    </w:rPr>
                    <m:t>λ</m:t>
                  </m:r>
                </w:ins>
              </m:e>
              <m:sub>
                <w:ins w:id="798" w:author="ankit bhatia" w:date="2016-12-12T11:31:00Z">
                  <m:r>
                    <w:rPr>
                      <w:rFonts w:ascii="Cambria Math" w:hAnsi="Cambria Math" w:cstheme="majorBidi"/>
                      <w:sz w:val="20"/>
                      <w:szCs w:val="20"/>
                    </w:rPr>
                    <m:t>ds</m:t>
                  </m:r>
                </w:ins>
              </m:sub>
            </m:sSub>
          </m:den>
        </m:f>
        <w:ins w:id="799" w:author="ankit bhatia" w:date="2016-12-12T11:31:00Z">
          <m:r>
            <m:rPr>
              <m:sty m:val="p"/>
            </m:rPr>
            <w:rPr>
              <w:rFonts w:ascii="Cambria Math" w:hAnsi="Cambria Math" w:cstheme="majorBidi"/>
              <w:sz w:val="20"/>
              <w:szCs w:val="20"/>
            </w:rPr>
            <m:t>(</m:t>
          </m:r>
        </w:ins>
        <m:f>
          <m:fPr>
            <m:ctrlPr>
              <w:ins w:id="800" w:author="ankit bhatia" w:date="2016-12-12T11:31:00Z">
                <w:rPr>
                  <w:rFonts w:ascii="Cambria Math" w:hAnsi="Cambria Math" w:cstheme="majorBidi"/>
                  <w:sz w:val="20"/>
                  <w:szCs w:val="20"/>
                </w:rPr>
              </w:ins>
            </m:ctrlPr>
          </m:fPr>
          <m:num>
            <m:sSub>
              <m:sSubPr>
                <m:ctrlPr>
                  <w:ins w:id="801" w:author="ankit bhatia" w:date="2016-12-12T11:31:00Z">
                    <w:rPr>
                      <w:rFonts w:ascii="Cambria Math" w:hAnsi="Cambria Math" w:cstheme="majorBidi"/>
                      <w:sz w:val="20"/>
                      <w:szCs w:val="20"/>
                    </w:rPr>
                  </w:ins>
                </m:ctrlPr>
              </m:sSubPr>
              <m:e>
                <w:ins w:id="802" w:author="ankit bhatia" w:date="2016-12-12T11:31:00Z">
                  <m:r>
                    <w:rPr>
                      <w:rFonts w:ascii="Cambria Math" w:hAnsi="Cambria Math" w:cstheme="majorBidi"/>
                      <w:sz w:val="20"/>
                      <w:szCs w:val="20"/>
                    </w:rPr>
                    <m:t>T</m:t>
                  </m:r>
                </w:ins>
              </m:e>
              <m:sub>
                <w:ins w:id="803" w:author="ankit bhatia" w:date="2016-12-12T11:31:00Z">
                  <m:r>
                    <w:rPr>
                      <w:rFonts w:ascii="Cambria Math" w:hAnsi="Cambria Math" w:cstheme="majorBidi"/>
                      <w:sz w:val="20"/>
                      <w:szCs w:val="20"/>
                    </w:rPr>
                    <m:t>e</m:t>
                  </m:r>
                </w:ins>
              </m:sub>
            </m:sSub>
          </m:num>
          <m:den>
            <w:ins w:id="804" w:author="ankit bhatia" w:date="2016-12-12T11:31:00Z">
              <m:r>
                <w:rPr>
                  <w:rFonts w:ascii="Cambria Math" w:hAnsi="Cambria Math" w:cstheme="majorBidi"/>
                  <w:sz w:val="20"/>
                  <w:szCs w:val="20"/>
                </w:rPr>
                <m:t>k</m:t>
              </m:r>
            </w:ins>
          </m:den>
        </m:f>
        <w:ins w:id="805" w:author="ankit bhatia" w:date="2016-12-12T11:31:00Z">
          <m:r>
            <m:rPr>
              <m:sty m:val="p"/>
            </m:rPr>
            <w:rPr>
              <w:rFonts w:ascii="Cambria Math" w:hAnsi="Cambria Math" w:cstheme="majorBidi"/>
              <w:sz w:val="20"/>
              <w:szCs w:val="20"/>
            </w:rPr>
            <m:t>+</m:t>
          </m:r>
        </w:ins>
        <m:sSub>
          <m:sSubPr>
            <m:ctrlPr>
              <w:ins w:id="806" w:author="ankit bhatia" w:date="2016-12-12T11:31:00Z">
                <w:rPr>
                  <w:rFonts w:ascii="Cambria Math" w:hAnsi="Cambria Math" w:cstheme="majorBidi"/>
                  <w:sz w:val="20"/>
                  <w:szCs w:val="20"/>
                </w:rPr>
              </w:ins>
            </m:ctrlPr>
          </m:sSubPr>
          <m:e>
            <w:ins w:id="807" w:author="ankit bhatia" w:date="2016-12-12T11:31:00Z">
              <m:r>
                <w:rPr>
                  <w:rFonts w:ascii="Cambria Math" w:hAnsi="Cambria Math" w:cstheme="majorBidi"/>
                  <w:sz w:val="20"/>
                  <w:szCs w:val="20"/>
                </w:rPr>
                <m:t>λ</m:t>
              </m:r>
            </w:ins>
          </m:e>
          <m:sub>
            <w:ins w:id="808" w:author="ankit bhatia" w:date="2016-12-12T11:31:00Z">
              <m:r>
                <w:rPr>
                  <w:rFonts w:ascii="Cambria Math" w:hAnsi="Cambria Math" w:cstheme="majorBidi"/>
                  <w:sz w:val="20"/>
                  <w:szCs w:val="20"/>
                </w:rPr>
                <m:t>qs</m:t>
              </m:r>
            </w:ins>
          </m:sub>
        </m:sSub>
        <m:sSub>
          <m:sSubPr>
            <m:ctrlPr>
              <w:ins w:id="809" w:author="ankit bhatia" w:date="2016-12-12T11:31:00Z">
                <w:rPr>
                  <w:rFonts w:ascii="Cambria Math" w:hAnsi="Cambria Math" w:cstheme="majorBidi"/>
                  <w:sz w:val="20"/>
                  <w:szCs w:val="20"/>
                </w:rPr>
              </w:ins>
            </m:ctrlPr>
          </m:sSubPr>
          <m:e>
            <w:ins w:id="810" w:author="ankit bhatia" w:date="2016-12-12T11:31:00Z">
              <m:r>
                <w:rPr>
                  <w:rFonts w:ascii="Cambria Math" w:hAnsi="Cambria Math" w:cstheme="majorBidi"/>
                  <w:sz w:val="20"/>
                  <w:szCs w:val="20"/>
                </w:rPr>
                <m:t>i</m:t>
              </m:r>
            </w:ins>
          </m:e>
          <m:sub>
            <w:ins w:id="811" w:author="ankit bhatia" w:date="2016-12-12T11:31:00Z">
              <m:r>
                <w:rPr>
                  <w:rFonts w:ascii="Cambria Math" w:hAnsi="Cambria Math" w:cstheme="majorBidi"/>
                  <w:sz w:val="20"/>
                  <w:szCs w:val="20"/>
                </w:rPr>
                <m:t>ds</m:t>
              </m:r>
            </w:ins>
          </m:sub>
        </m:sSub>
        <w:ins w:id="812" w:author="ankit bhatia" w:date="2016-12-12T11:31:00Z">
          <m:r>
            <m:rPr>
              <m:sty m:val="p"/>
            </m:rPr>
            <w:rPr>
              <w:rFonts w:ascii="Cambria Math" w:hAnsi="Cambria Math" w:cstheme="majorBidi"/>
              <w:sz w:val="20"/>
              <w:szCs w:val="20"/>
            </w:rPr>
            <m:t>)</m:t>
          </m:r>
        </w:ins>
        <w:ins w:id="813" w:author="Onkar" w:date="2016-12-12T12:15:00Z"/>
      </m:oMath>
      <w:r w:rsidR="00D120BE" w:rsidRPr="00C67553">
        <w:rPr>
          <w:rFonts w:asciiTheme="majorBidi" w:hAnsiTheme="majorBidi" w:cstheme="majorBidi"/>
          <w:sz w:val="20"/>
          <w:szCs w:val="20"/>
        </w:rPr>
        <w:tab/>
      </w:r>
      <w:ins w:id="814" w:author="ankit bhatia" w:date="2016-12-12T11:31:00Z">
        <w:r w:rsidR="00D120BE" w:rsidRPr="00C67553">
          <w:rPr>
            <w:rFonts w:asciiTheme="majorBidi" w:hAnsiTheme="majorBidi" w:cstheme="majorBidi"/>
            <w:sz w:val="20"/>
            <w:szCs w:val="20"/>
          </w:rPr>
          <w:tab/>
        </w:r>
        <w:r w:rsidR="00CB4C21">
          <w:rPr>
            <w:rFonts w:asciiTheme="majorBidi" w:hAnsiTheme="majorBidi" w:cstheme="majorBidi"/>
            <w:sz w:val="20"/>
            <w:szCs w:val="20"/>
          </w:rPr>
          <w:tab/>
          <w:t xml:space="preserve">       (</w:t>
        </w:r>
        <w:r w:rsidR="00D120BE" w:rsidRPr="00C67553">
          <w:rPr>
            <w:rFonts w:asciiTheme="majorBidi" w:hAnsiTheme="majorBidi" w:cstheme="majorBidi"/>
            <w:sz w:val="20"/>
            <w:szCs w:val="20"/>
          </w:rPr>
          <w:t>21)</w:t>
        </w:r>
      </w:ins>
    </w:p>
    <w:p w:rsidR="00D120BE" w:rsidRPr="00C67553" w:rsidRDefault="00D120BE" w:rsidP="00D120BE">
      <w:pPr>
        <w:rPr>
          <w:ins w:id="815" w:author="ankit bhatia" w:date="2016-12-12T11:31:00Z"/>
          <w:rFonts w:asciiTheme="majorBidi" w:hAnsiTheme="majorBidi" w:cstheme="majorBidi"/>
          <w:sz w:val="20"/>
          <w:szCs w:val="20"/>
        </w:rPr>
      </w:pPr>
      <w:ins w:id="816" w:author="ankit bhatia" w:date="2016-12-12T11:31:00Z">
        <w:r w:rsidRPr="00C67553">
          <w:rPr>
            <w:rFonts w:asciiTheme="majorBidi" w:hAnsiTheme="majorBidi" w:cstheme="majorBidi"/>
            <w:sz w:val="20"/>
            <w:szCs w:val="20"/>
          </w:rPr>
          <w:t>Since our synchronous machine is equipped with only fi</w:t>
        </w:r>
        <w:r w:rsidR="0033682F">
          <w:rPr>
            <w:rFonts w:asciiTheme="majorBidi" w:hAnsiTheme="majorBidi" w:cstheme="majorBidi"/>
            <w:sz w:val="20"/>
            <w:szCs w:val="20"/>
          </w:rPr>
          <w:t>eld winding we will be assuming,</w:t>
        </w:r>
        <m:oMath>
          <m:sSubSup>
            <m:sSubSupPr>
              <m:ctrlPr>
                <w:rPr>
                  <w:rFonts w:ascii="Cambria Math" w:hAnsi="Cambria Math" w:cstheme="majorBidi"/>
                  <w:sz w:val="20"/>
                  <w:szCs w:val="20"/>
                </w:rPr>
              </m:ctrlPr>
            </m:sSubSupPr>
            <m:e>
              <m:r>
                <w:rPr>
                  <w:rFonts w:ascii="Cambria Math" w:hAnsi="Cambria Math" w:cstheme="majorBidi"/>
                  <w:sz w:val="20"/>
                  <w:szCs w:val="20"/>
                </w:rPr>
                <m:t>i</m:t>
              </m:r>
            </m:e>
            <m:sub>
              <m:r>
                <w:rPr>
                  <w:rFonts w:ascii="Cambria Math" w:hAnsi="Cambria Math" w:cstheme="majorBidi"/>
                  <w:sz w:val="20"/>
                  <w:szCs w:val="20"/>
                </w:rPr>
                <m:t>kq</m:t>
              </m:r>
              <m:r>
                <m:rPr>
                  <m:sty m:val="p"/>
                </m:rPr>
                <w:rPr>
                  <w:rFonts w:ascii="Cambria Math" w:hAnsi="Cambria Math" w:cstheme="majorBidi"/>
                  <w:sz w:val="20"/>
                  <w:szCs w:val="20"/>
                </w:rPr>
                <m:t>1</m:t>
              </m:r>
            </m:sub>
            <m:sup>
              <m:r>
                <m:rPr>
                  <m:sty m:val="p"/>
                </m:rPr>
                <w:rPr>
                  <w:rFonts w:ascii="Cambria Math" w:hAnsi="Cambria Math" w:cstheme="majorBidi"/>
                  <w:sz w:val="20"/>
                  <w:szCs w:val="20"/>
                </w:rPr>
                <m:t>'</m:t>
              </m:r>
              <m:r>
                <w:rPr>
                  <w:rFonts w:ascii="Cambria Math" w:hAnsi="Cambria Math" w:cstheme="majorBidi"/>
                  <w:sz w:val="20"/>
                  <w:szCs w:val="20"/>
                </w:rPr>
                <m:t>r</m:t>
              </m:r>
            </m:sup>
          </m:sSubSup>
          <m:r>
            <m:rPr>
              <m:sty m:val="p"/>
            </m:rPr>
            <w:rPr>
              <w:rFonts w:ascii="Cambria Math" w:hAnsi="Cambria Math" w:cstheme="majorBidi"/>
              <w:sz w:val="20"/>
              <w:szCs w:val="20"/>
            </w:rPr>
            <m:t>=0</m:t>
          </m:r>
          <w:proofErr w:type="gramStart"/>
        </m:oMath>
        <w:r w:rsidRPr="00C67553">
          <w:rPr>
            <w:rFonts w:asciiTheme="majorBidi" w:hAnsiTheme="majorBidi" w:cstheme="majorBidi"/>
            <w:sz w:val="20"/>
            <w:szCs w:val="20"/>
          </w:rPr>
          <w:t xml:space="preserve">, </w:t>
        </w:r>
        <m:oMath>
          <w:proofErr w:type="gramEnd"/>
          <m:sSubSup>
            <m:sSubSupPr>
              <m:ctrlPr>
                <w:rPr>
                  <w:rFonts w:ascii="Cambria Math" w:hAnsi="Cambria Math" w:cstheme="majorBidi"/>
                  <w:sz w:val="20"/>
                  <w:szCs w:val="20"/>
                </w:rPr>
              </m:ctrlPr>
            </m:sSubSupPr>
            <m:e>
              <m:r>
                <w:rPr>
                  <w:rFonts w:ascii="Cambria Math" w:hAnsi="Cambria Math" w:cstheme="majorBidi"/>
                  <w:sz w:val="20"/>
                  <w:szCs w:val="20"/>
                </w:rPr>
                <m:t>i</m:t>
              </m:r>
            </m:e>
            <m:sub>
              <m:r>
                <w:rPr>
                  <w:rFonts w:ascii="Cambria Math" w:hAnsi="Cambria Math" w:cstheme="majorBidi"/>
                  <w:sz w:val="20"/>
                  <w:szCs w:val="20"/>
                </w:rPr>
                <m:t>kq</m:t>
              </m:r>
              <m:r>
                <m:rPr>
                  <m:sty m:val="p"/>
                </m:rPr>
                <w:rPr>
                  <w:rFonts w:ascii="Cambria Math" w:hAnsi="Cambria Math" w:cstheme="majorBidi"/>
                  <w:sz w:val="20"/>
                  <w:szCs w:val="20"/>
                </w:rPr>
                <m:t>2</m:t>
              </m:r>
            </m:sub>
            <m:sup>
              <m:r>
                <m:rPr>
                  <m:sty m:val="p"/>
                </m:rPr>
                <w:rPr>
                  <w:rFonts w:ascii="Cambria Math" w:hAnsi="Cambria Math" w:cstheme="majorBidi"/>
                  <w:sz w:val="20"/>
                  <w:szCs w:val="20"/>
                </w:rPr>
                <m:t>'</m:t>
              </m:r>
              <m:r>
                <w:rPr>
                  <w:rFonts w:ascii="Cambria Math" w:hAnsi="Cambria Math" w:cstheme="majorBidi"/>
                  <w:sz w:val="20"/>
                  <w:szCs w:val="20"/>
                </w:rPr>
                <m:t>r</m:t>
              </m:r>
            </m:sup>
          </m:sSubSup>
          <m:r>
            <m:rPr>
              <m:sty m:val="p"/>
            </m:rPr>
            <w:rPr>
              <w:rFonts w:ascii="Cambria Math" w:hAnsi="Cambria Math" w:cstheme="majorBidi"/>
              <w:sz w:val="20"/>
              <w:szCs w:val="20"/>
            </w:rPr>
            <m:t>=0</m:t>
          </m:r>
        </m:oMath>
        <w:r w:rsidRPr="00C67553">
          <w:rPr>
            <w:rFonts w:asciiTheme="majorBidi" w:hAnsiTheme="majorBidi" w:cstheme="majorBidi"/>
            <w:sz w:val="20"/>
            <w:szCs w:val="20"/>
          </w:rPr>
          <w:t xml:space="preserve">, </w:t>
        </w:r>
        <m:oMath>
          <m:sSubSup>
            <m:sSubSupPr>
              <m:ctrlPr>
                <w:rPr>
                  <w:rFonts w:ascii="Cambria Math" w:hAnsi="Cambria Math" w:cstheme="majorBidi"/>
                  <w:sz w:val="20"/>
                  <w:szCs w:val="20"/>
                </w:rPr>
              </m:ctrlPr>
            </m:sSubSupPr>
            <m:e>
              <m:r>
                <w:rPr>
                  <w:rFonts w:ascii="Cambria Math" w:hAnsi="Cambria Math" w:cstheme="majorBidi"/>
                  <w:sz w:val="20"/>
                  <w:szCs w:val="20"/>
                </w:rPr>
                <m:t>i</m:t>
              </m:r>
            </m:e>
            <m:sub>
              <m:r>
                <w:rPr>
                  <w:rFonts w:ascii="Cambria Math" w:hAnsi="Cambria Math" w:cstheme="majorBidi"/>
                  <w:sz w:val="20"/>
                  <w:szCs w:val="20"/>
                </w:rPr>
                <m:t>kd</m:t>
              </m:r>
            </m:sub>
            <m:sup>
              <m:r>
                <m:rPr>
                  <m:sty m:val="p"/>
                </m:rPr>
                <w:rPr>
                  <w:rFonts w:ascii="Cambria Math" w:hAnsi="Cambria Math" w:cstheme="majorBidi"/>
                  <w:sz w:val="20"/>
                  <w:szCs w:val="20"/>
                </w:rPr>
                <m:t>'</m:t>
              </m:r>
              <m:r>
                <w:rPr>
                  <w:rFonts w:ascii="Cambria Math" w:hAnsi="Cambria Math" w:cstheme="majorBidi"/>
                  <w:sz w:val="20"/>
                  <w:szCs w:val="20"/>
                </w:rPr>
                <m:t>r</m:t>
              </m:r>
            </m:sup>
          </m:sSubSup>
          <m:r>
            <m:rPr>
              <m:sty m:val="p"/>
            </m:rPr>
            <w:rPr>
              <w:rFonts w:ascii="Cambria Math" w:hAnsi="Cambria Math" w:cstheme="majorBidi"/>
              <w:sz w:val="20"/>
              <w:szCs w:val="20"/>
            </w:rPr>
            <m:t>=0</m:t>
          </m:r>
        </m:oMath>
        <w:r w:rsidRPr="00C67553">
          <w:rPr>
            <w:rFonts w:asciiTheme="majorBidi" w:hAnsiTheme="majorBidi" w:cstheme="majorBidi"/>
            <w:sz w:val="20"/>
            <w:szCs w:val="20"/>
          </w:rPr>
          <w:t xml:space="preserve">, </w:t>
        </w:r>
        <m:oMath>
          <m:sSubSup>
            <m:sSubSupPr>
              <m:ctrlPr>
                <w:rPr>
                  <w:rFonts w:ascii="Cambria Math" w:hAnsi="Cambria Math" w:cstheme="majorBidi"/>
                  <w:sz w:val="20"/>
                  <w:szCs w:val="20"/>
                </w:rPr>
              </m:ctrlPr>
            </m:sSubSupPr>
            <m:e>
              <m:r>
                <w:rPr>
                  <w:rFonts w:ascii="Cambria Math" w:hAnsi="Cambria Math" w:cstheme="majorBidi"/>
                  <w:sz w:val="20"/>
                  <w:szCs w:val="20"/>
                </w:rPr>
                <m:t>υ</m:t>
              </m:r>
            </m:e>
            <m:sub>
              <m:r>
                <w:rPr>
                  <w:rFonts w:ascii="Cambria Math" w:hAnsi="Cambria Math" w:cstheme="majorBidi"/>
                  <w:sz w:val="20"/>
                  <w:szCs w:val="20"/>
                </w:rPr>
                <m:t>kq</m:t>
              </m:r>
              <m:r>
                <m:rPr>
                  <m:sty m:val="p"/>
                </m:rPr>
                <w:rPr>
                  <w:rFonts w:ascii="Cambria Math" w:hAnsi="Cambria Math" w:cstheme="majorBidi"/>
                  <w:sz w:val="20"/>
                  <w:szCs w:val="20"/>
                </w:rPr>
                <m:t>1</m:t>
              </m:r>
            </m:sub>
            <m:sup>
              <m:r>
                <m:rPr>
                  <m:sty m:val="p"/>
                </m:rPr>
                <w:rPr>
                  <w:rFonts w:ascii="Cambria Math" w:hAnsi="Cambria Math" w:cstheme="majorBidi"/>
                  <w:sz w:val="20"/>
                  <w:szCs w:val="20"/>
                </w:rPr>
                <m:t>'</m:t>
              </m:r>
              <m:r>
                <w:rPr>
                  <w:rFonts w:ascii="Cambria Math" w:hAnsi="Cambria Math" w:cstheme="majorBidi"/>
                  <w:sz w:val="20"/>
                  <w:szCs w:val="20"/>
                </w:rPr>
                <m:t>r</m:t>
              </m:r>
            </m:sup>
          </m:sSubSup>
          <m:r>
            <m:rPr>
              <m:sty m:val="p"/>
            </m:rPr>
            <w:rPr>
              <w:rFonts w:ascii="Cambria Math" w:hAnsi="Cambria Math" w:cstheme="majorBidi"/>
              <w:sz w:val="20"/>
              <w:szCs w:val="20"/>
            </w:rPr>
            <m:t>=0</m:t>
          </m:r>
        </m:oMath>
        <w:r w:rsidRPr="00C67553">
          <w:rPr>
            <w:rFonts w:asciiTheme="majorBidi" w:hAnsiTheme="majorBidi" w:cstheme="majorBidi"/>
            <w:sz w:val="20"/>
            <w:szCs w:val="20"/>
          </w:rPr>
          <w:t xml:space="preserve">, </w:t>
        </w:r>
        <m:oMath>
          <m:sSubSup>
            <m:sSubSupPr>
              <m:ctrlPr>
                <w:rPr>
                  <w:rFonts w:ascii="Cambria Math" w:hAnsi="Cambria Math" w:cstheme="majorBidi"/>
                  <w:sz w:val="20"/>
                  <w:szCs w:val="20"/>
                </w:rPr>
              </m:ctrlPr>
            </m:sSubSupPr>
            <m:e>
              <m:r>
                <w:rPr>
                  <w:rFonts w:ascii="Cambria Math" w:hAnsi="Cambria Math" w:cstheme="majorBidi"/>
                  <w:sz w:val="20"/>
                  <w:szCs w:val="20"/>
                </w:rPr>
                <m:t>υ</m:t>
              </m:r>
            </m:e>
            <m:sub>
              <m:r>
                <w:rPr>
                  <w:rFonts w:ascii="Cambria Math" w:hAnsi="Cambria Math" w:cstheme="majorBidi"/>
                  <w:sz w:val="20"/>
                  <w:szCs w:val="20"/>
                </w:rPr>
                <m:t>kq</m:t>
              </m:r>
              <m:r>
                <m:rPr>
                  <m:sty m:val="p"/>
                </m:rPr>
                <w:rPr>
                  <w:rFonts w:ascii="Cambria Math" w:hAnsi="Cambria Math" w:cstheme="majorBidi"/>
                  <w:sz w:val="20"/>
                  <w:szCs w:val="20"/>
                </w:rPr>
                <m:t>2</m:t>
              </m:r>
            </m:sub>
            <m:sup>
              <m:r>
                <m:rPr>
                  <m:sty m:val="p"/>
                </m:rPr>
                <w:rPr>
                  <w:rFonts w:ascii="Cambria Math" w:hAnsi="Cambria Math" w:cstheme="majorBidi"/>
                  <w:sz w:val="20"/>
                  <w:szCs w:val="20"/>
                </w:rPr>
                <m:t>'</m:t>
              </m:r>
              <m:r>
                <w:rPr>
                  <w:rFonts w:ascii="Cambria Math" w:hAnsi="Cambria Math" w:cstheme="majorBidi"/>
                  <w:sz w:val="20"/>
                  <w:szCs w:val="20"/>
                </w:rPr>
                <m:t>r</m:t>
              </m:r>
            </m:sup>
          </m:sSubSup>
          <m:r>
            <m:rPr>
              <m:sty m:val="p"/>
            </m:rPr>
            <w:rPr>
              <w:rFonts w:ascii="Cambria Math" w:hAnsi="Cambria Math" w:cstheme="majorBidi"/>
              <w:sz w:val="20"/>
              <w:szCs w:val="20"/>
            </w:rPr>
            <m:t>=0</m:t>
          </m:r>
          <m:sSubSup>
            <m:sSubSupPr>
              <m:ctrlPr>
                <w:rPr>
                  <w:rFonts w:ascii="Cambria Math" w:hAnsi="Cambria Math" w:cstheme="majorBidi"/>
                  <w:sz w:val="20"/>
                  <w:szCs w:val="20"/>
                </w:rPr>
              </m:ctrlPr>
            </m:sSubSupPr>
            <m:e>
              <m:r>
                <w:rPr>
                  <w:rFonts w:ascii="Cambria Math" w:hAnsi="Cambria Math" w:cstheme="majorBidi"/>
                  <w:sz w:val="20"/>
                  <w:szCs w:val="20"/>
                </w:rPr>
                <m:t>υ</m:t>
              </m:r>
            </m:e>
            <m:sub>
              <m:r>
                <w:rPr>
                  <w:rFonts w:ascii="Cambria Math" w:hAnsi="Cambria Math" w:cstheme="majorBidi"/>
                  <w:sz w:val="20"/>
                  <w:szCs w:val="20"/>
                </w:rPr>
                <m:t>kd</m:t>
              </m:r>
            </m:sub>
            <m:sup>
              <m:r>
                <m:rPr>
                  <m:sty m:val="p"/>
                </m:rPr>
                <w:rPr>
                  <w:rFonts w:ascii="Cambria Math" w:hAnsi="Cambria Math" w:cstheme="majorBidi"/>
                  <w:sz w:val="20"/>
                  <w:szCs w:val="20"/>
                </w:rPr>
                <m:t>'</m:t>
              </m:r>
              <m:r>
                <w:rPr>
                  <w:rFonts w:ascii="Cambria Math" w:hAnsi="Cambria Math" w:cstheme="majorBidi"/>
                  <w:sz w:val="20"/>
                  <w:szCs w:val="20"/>
                </w:rPr>
                <m:t>r</m:t>
              </m:r>
            </m:sup>
          </m:sSubSup>
          <m:r>
            <m:rPr>
              <m:sty m:val="p"/>
            </m:rPr>
            <w:rPr>
              <w:rFonts w:ascii="Cambria Math" w:hAnsi="Cambria Math" w:cstheme="majorBidi"/>
              <w:sz w:val="20"/>
              <w:szCs w:val="20"/>
            </w:rPr>
            <m:t>=0</m:t>
          </m:r>
        </m:oMath>
        <w:r w:rsidRPr="00C67553">
          <w:rPr>
            <w:rFonts w:asciiTheme="majorBidi" w:hAnsiTheme="majorBidi" w:cstheme="majorBidi"/>
            <w:sz w:val="20"/>
            <w:szCs w:val="20"/>
          </w:rPr>
          <w:t xml:space="preserve">, </w:t>
        </w:r>
        <m:oMath>
          <m:sSubSup>
            <m:sSubSupPr>
              <m:ctrlPr>
                <w:rPr>
                  <w:rFonts w:ascii="Cambria Math" w:hAnsi="Cambria Math" w:cstheme="majorBidi"/>
                  <w:sz w:val="20"/>
                  <w:szCs w:val="20"/>
                </w:rPr>
              </m:ctrlPr>
            </m:sSubSupPr>
            <m:e>
              <m:r>
                <w:rPr>
                  <w:rFonts w:ascii="Cambria Math" w:hAnsi="Cambria Math" w:cstheme="majorBidi"/>
                  <w:sz w:val="20"/>
                  <w:szCs w:val="20"/>
                </w:rPr>
                <m:t>λ</m:t>
              </m:r>
            </m:e>
            <m:sub>
              <m:r>
                <w:rPr>
                  <w:rFonts w:ascii="Cambria Math" w:hAnsi="Cambria Math" w:cstheme="majorBidi"/>
                  <w:sz w:val="20"/>
                  <w:szCs w:val="20"/>
                </w:rPr>
                <m:t>kq</m:t>
              </m:r>
              <m:r>
                <m:rPr>
                  <m:sty m:val="p"/>
                </m:rPr>
                <w:rPr>
                  <w:rFonts w:ascii="Cambria Math" w:hAnsi="Cambria Math" w:cstheme="majorBidi"/>
                  <w:sz w:val="20"/>
                  <w:szCs w:val="20"/>
                </w:rPr>
                <m:t>1</m:t>
              </m:r>
            </m:sub>
            <m:sup>
              <m:r>
                <m:rPr>
                  <m:sty m:val="p"/>
                </m:rPr>
                <w:rPr>
                  <w:rFonts w:ascii="Cambria Math" w:hAnsi="Cambria Math" w:cstheme="majorBidi"/>
                  <w:sz w:val="20"/>
                  <w:szCs w:val="20"/>
                </w:rPr>
                <m:t>'</m:t>
              </m:r>
              <m:r>
                <w:rPr>
                  <w:rFonts w:ascii="Cambria Math" w:hAnsi="Cambria Math" w:cstheme="majorBidi"/>
                  <w:sz w:val="20"/>
                  <w:szCs w:val="20"/>
                </w:rPr>
                <m:t>r</m:t>
              </m:r>
            </m:sup>
          </m:sSubSup>
          <m:r>
            <m:rPr>
              <m:sty m:val="p"/>
            </m:rPr>
            <w:rPr>
              <w:rFonts w:ascii="Cambria Math" w:hAnsi="Cambria Math" w:cstheme="majorBidi"/>
              <w:sz w:val="20"/>
              <w:szCs w:val="20"/>
            </w:rPr>
            <m:t>=0</m:t>
          </m:r>
        </m:oMath>
        <w:r w:rsidRPr="00C67553">
          <w:rPr>
            <w:rFonts w:asciiTheme="majorBidi" w:hAnsiTheme="majorBidi" w:cstheme="majorBidi"/>
            <w:sz w:val="20"/>
            <w:szCs w:val="20"/>
          </w:rPr>
          <w:t xml:space="preserve">, </w:t>
        </w:r>
        <m:oMath>
          <m:sSubSup>
            <m:sSubSupPr>
              <m:ctrlPr>
                <w:rPr>
                  <w:rFonts w:ascii="Cambria Math" w:hAnsi="Cambria Math" w:cstheme="majorBidi"/>
                  <w:sz w:val="20"/>
                  <w:szCs w:val="20"/>
                </w:rPr>
              </m:ctrlPr>
            </m:sSubSupPr>
            <m:e>
              <m:r>
                <w:rPr>
                  <w:rFonts w:ascii="Cambria Math" w:hAnsi="Cambria Math" w:cstheme="majorBidi"/>
                  <w:sz w:val="20"/>
                  <w:szCs w:val="20"/>
                </w:rPr>
                <m:t>λ</m:t>
              </m:r>
            </m:e>
            <m:sub>
              <m:r>
                <w:rPr>
                  <w:rFonts w:ascii="Cambria Math" w:hAnsi="Cambria Math" w:cstheme="majorBidi"/>
                  <w:sz w:val="20"/>
                  <w:szCs w:val="20"/>
                </w:rPr>
                <m:t>kq</m:t>
              </m:r>
              <m:r>
                <m:rPr>
                  <m:sty m:val="p"/>
                </m:rPr>
                <w:rPr>
                  <w:rFonts w:ascii="Cambria Math" w:hAnsi="Cambria Math" w:cstheme="majorBidi"/>
                  <w:sz w:val="20"/>
                  <w:szCs w:val="20"/>
                </w:rPr>
                <m:t>2</m:t>
              </m:r>
            </m:sub>
            <m:sup>
              <m:r>
                <m:rPr>
                  <m:sty m:val="p"/>
                </m:rPr>
                <w:rPr>
                  <w:rFonts w:ascii="Cambria Math" w:hAnsi="Cambria Math" w:cstheme="majorBidi"/>
                  <w:sz w:val="20"/>
                  <w:szCs w:val="20"/>
                </w:rPr>
                <m:t>'</m:t>
              </m:r>
              <m:r>
                <w:rPr>
                  <w:rFonts w:ascii="Cambria Math" w:hAnsi="Cambria Math" w:cstheme="majorBidi"/>
                  <w:sz w:val="20"/>
                  <w:szCs w:val="20"/>
                </w:rPr>
                <m:t>r</m:t>
              </m:r>
            </m:sup>
          </m:sSubSup>
          <m:r>
            <m:rPr>
              <m:sty m:val="p"/>
            </m:rPr>
            <w:rPr>
              <w:rFonts w:ascii="Cambria Math" w:hAnsi="Cambria Math" w:cstheme="majorBidi"/>
              <w:sz w:val="20"/>
              <w:szCs w:val="20"/>
            </w:rPr>
            <m:t>=0</m:t>
          </m:r>
        </m:oMath>
        <w:r w:rsidRPr="00C67553">
          <w:rPr>
            <w:rFonts w:asciiTheme="majorBidi" w:hAnsiTheme="majorBidi" w:cstheme="majorBidi"/>
            <w:sz w:val="20"/>
            <w:szCs w:val="20"/>
          </w:rPr>
          <w:t xml:space="preserve"> and </w:t>
        </w:r>
        <m:oMath>
          <m:sSubSup>
            <m:sSubSupPr>
              <m:ctrlPr>
                <w:rPr>
                  <w:rFonts w:ascii="Cambria Math" w:hAnsi="Cambria Math" w:cstheme="majorBidi"/>
                  <w:sz w:val="20"/>
                  <w:szCs w:val="20"/>
                </w:rPr>
              </m:ctrlPr>
            </m:sSubSupPr>
            <m:e>
              <m:r>
                <w:rPr>
                  <w:rFonts w:ascii="Cambria Math" w:hAnsi="Cambria Math" w:cstheme="majorBidi"/>
                  <w:sz w:val="20"/>
                  <w:szCs w:val="20"/>
                </w:rPr>
                <m:t>λ</m:t>
              </m:r>
            </m:e>
            <m:sub>
              <m:r>
                <w:rPr>
                  <w:rFonts w:ascii="Cambria Math" w:hAnsi="Cambria Math" w:cstheme="majorBidi"/>
                  <w:sz w:val="20"/>
                  <w:szCs w:val="20"/>
                </w:rPr>
                <m:t>kd</m:t>
              </m:r>
            </m:sub>
            <m:sup>
              <m:r>
                <m:rPr>
                  <m:sty m:val="p"/>
                </m:rPr>
                <w:rPr>
                  <w:rFonts w:ascii="Cambria Math" w:hAnsi="Cambria Math" w:cstheme="majorBidi"/>
                  <w:sz w:val="20"/>
                  <w:szCs w:val="20"/>
                </w:rPr>
                <m:t>'</m:t>
              </m:r>
              <m:r>
                <w:rPr>
                  <w:rFonts w:ascii="Cambria Math" w:hAnsi="Cambria Math" w:cstheme="majorBidi"/>
                  <w:sz w:val="20"/>
                  <w:szCs w:val="20"/>
                </w:rPr>
                <m:t>r</m:t>
              </m:r>
            </m:sup>
          </m:sSubSup>
          <m:r>
            <m:rPr>
              <m:sty m:val="p"/>
            </m:rPr>
            <w:rPr>
              <w:rFonts w:ascii="Cambria Math" w:hAnsi="Cambria Math" w:cstheme="majorBidi"/>
              <w:sz w:val="20"/>
              <w:szCs w:val="20"/>
            </w:rPr>
            <m:t>=0</m:t>
          </m:r>
        </m:oMath>
        <w:r w:rsidRPr="00C67553">
          <w:rPr>
            <w:rFonts w:asciiTheme="majorBidi" w:hAnsiTheme="majorBidi" w:cstheme="majorBidi"/>
            <w:sz w:val="20"/>
            <w:szCs w:val="20"/>
          </w:rPr>
          <w:t>. Therefore Eq (2-13) becomes:</w:t>
        </w:r>
      </w:ins>
    </w:p>
    <w:p w:rsidR="00D120BE" w:rsidRPr="00C67553" w:rsidRDefault="00C40D1D" w:rsidP="00D120BE">
      <w:pPr>
        <w:rPr>
          <w:ins w:id="817" w:author="ankit bhatia" w:date="2016-12-12T11:31:00Z"/>
          <w:rFonts w:asciiTheme="majorBidi" w:hAnsiTheme="majorBidi" w:cstheme="majorBidi"/>
          <w:sz w:val="20"/>
          <w:szCs w:val="20"/>
        </w:rPr>
      </w:pPr>
      <m:oMath>
        <m:sSubSup>
          <m:sSubSupPr>
            <m:ctrlPr>
              <w:ins w:id="818" w:author="ankit bhatia" w:date="2016-12-12T11:31:00Z">
                <w:rPr>
                  <w:rFonts w:ascii="Cambria Math" w:hAnsi="Cambria Math" w:cstheme="majorBidi"/>
                  <w:sz w:val="20"/>
                  <w:szCs w:val="20"/>
                </w:rPr>
              </w:ins>
            </m:ctrlPr>
          </m:sSubSupPr>
          <m:e>
            <w:ins w:id="819" w:author="ankit bhatia" w:date="2016-12-12T11:31:00Z">
              <m:r>
                <w:rPr>
                  <w:rFonts w:ascii="Cambria Math" w:hAnsi="Cambria Math" w:cstheme="majorBidi"/>
                  <w:sz w:val="20"/>
                  <w:szCs w:val="20"/>
                </w:rPr>
                <m:t>λ</m:t>
              </m:r>
            </w:ins>
          </m:e>
          <m:sub>
            <w:ins w:id="820" w:author="ankit bhatia" w:date="2016-12-12T11:31:00Z">
              <m:r>
                <w:rPr>
                  <w:rFonts w:ascii="Cambria Math" w:hAnsi="Cambria Math" w:cstheme="majorBidi"/>
                  <w:sz w:val="20"/>
                  <w:szCs w:val="20"/>
                </w:rPr>
                <m:t>ds</m:t>
              </m:r>
            </w:ins>
          </m:sub>
          <m:sup>
            <w:ins w:id="821" w:author="ankit bhatia" w:date="2016-12-12T11:31:00Z">
              <m:r>
                <w:rPr>
                  <w:rFonts w:ascii="Cambria Math" w:hAnsi="Cambria Math" w:cstheme="majorBidi"/>
                  <w:sz w:val="20"/>
                  <w:szCs w:val="20"/>
                </w:rPr>
                <m:t>r</m:t>
              </m:r>
            </w:ins>
          </m:sup>
        </m:sSubSup>
        <w:ins w:id="822" w:author="ankit bhatia" w:date="2016-12-12T11:31:00Z">
          <m:r>
            <m:rPr>
              <m:sty m:val="p"/>
            </m:rPr>
            <w:rPr>
              <w:rFonts w:ascii="Cambria Math" w:hAnsi="Cambria Math" w:cstheme="majorBidi"/>
              <w:sz w:val="20"/>
              <w:szCs w:val="20"/>
            </w:rPr>
            <m:t>=-</m:t>
          </m:r>
        </w:ins>
        <m:sSub>
          <m:sSubPr>
            <m:ctrlPr>
              <w:ins w:id="823" w:author="ankit bhatia" w:date="2016-12-12T11:31:00Z">
                <w:rPr>
                  <w:rFonts w:ascii="Cambria Math" w:hAnsi="Cambria Math" w:cstheme="majorBidi"/>
                  <w:sz w:val="20"/>
                  <w:szCs w:val="20"/>
                </w:rPr>
              </w:ins>
            </m:ctrlPr>
          </m:sSubPr>
          <m:e>
            <w:ins w:id="824" w:author="ankit bhatia" w:date="2016-12-12T11:31:00Z">
              <m:r>
                <w:rPr>
                  <w:rFonts w:ascii="Cambria Math" w:hAnsi="Cambria Math" w:cstheme="majorBidi"/>
                  <w:sz w:val="20"/>
                  <w:szCs w:val="20"/>
                </w:rPr>
                <m:t>L</m:t>
              </m:r>
            </w:ins>
          </m:e>
          <m:sub>
            <w:ins w:id="825" w:author="ankit bhatia" w:date="2016-12-12T11:31:00Z">
              <m:r>
                <w:rPr>
                  <w:rFonts w:ascii="Cambria Math" w:hAnsi="Cambria Math" w:cstheme="majorBidi"/>
                  <w:sz w:val="20"/>
                  <w:szCs w:val="20"/>
                </w:rPr>
                <m:t>ls</m:t>
              </m:r>
            </w:ins>
          </m:sub>
        </m:sSub>
        <m:sSubSup>
          <m:sSubSupPr>
            <m:ctrlPr>
              <w:ins w:id="826" w:author="ankit bhatia" w:date="2016-12-12T11:31:00Z">
                <w:rPr>
                  <w:rFonts w:ascii="Cambria Math" w:hAnsi="Cambria Math" w:cstheme="majorBidi"/>
                  <w:sz w:val="20"/>
                  <w:szCs w:val="20"/>
                </w:rPr>
              </w:ins>
            </m:ctrlPr>
          </m:sSubSupPr>
          <m:e>
            <w:ins w:id="827" w:author="ankit bhatia" w:date="2016-12-12T11:31:00Z">
              <m:r>
                <w:rPr>
                  <w:rFonts w:ascii="Cambria Math" w:hAnsi="Cambria Math" w:cstheme="majorBidi"/>
                  <w:sz w:val="20"/>
                  <w:szCs w:val="20"/>
                </w:rPr>
                <m:t>i</m:t>
              </m:r>
            </w:ins>
          </m:e>
          <m:sub>
            <w:ins w:id="828" w:author="ankit bhatia" w:date="2016-12-12T11:31:00Z">
              <m:r>
                <w:rPr>
                  <w:rFonts w:ascii="Cambria Math" w:hAnsi="Cambria Math" w:cstheme="majorBidi"/>
                  <w:sz w:val="20"/>
                  <w:szCs w:val="20"/>
                </w:rPr>
                <m:t>ds</m:t>
              </m:r>
            </w:ins>
          </m:sub>
          <m:sup>
            <w:ins w:id="829" w:author="ankit bhatia" w:date="2016-12-12T11:31:00Z">
              <m:r>
                <w:rPr>
                  <w:rFonts w:ascii="Cambria Math" w:hAnsi="Cambria Math" w:cstheme="majorBidi"/>
                  <w:sz w:val="20"/>
                  <w:szCs w:val="20"/>
                </w:rPr>
                <m:t>r</m:t>
              </m:r>
            </w:ins>
          </m:sup>
        </m:sSubSup>
        <w:ins w:id="830" w:author="ankit bhatia" w:date="2016-12-12T11:31:00Z">
          <m:r>
            <m:rPr>
              <m:sty m:val="p"/>
            </m:rPr>
            <w:rPr>
              <w:rFonts w:ascii="Cambria Math" w:hAnsi="Cambria Math" w:cstheme="majorBidi"/>
              <w:sz w:val="20"/>
              <w:szCs w:val="20"/>
            </w:rPr>
            <m:t>+</m:t>
          </m:r>
        </w:ins>
        <m:sSub>
          <m:sSubPr>
            <m:ctrlPr>
              <w:ins w:id="831" w:author="ankit bhatia" w:date="2016-12-12T11:31:00Z">
                <w:rPr>
                  <w:rFonts w:ascii="Cambria Math" w:hAnsi="Cambria Math" w:cstheme="majorBidi"/>
                  <w:sz w:val="20"/>
                  <w:szCs w:val="20"/>
                </w:rPr>
              </w:ins>
            </m:ctrlPr>
          </m:sSubPr>
          <m:e>
            <w:ins w:id="832" w:author="ankit bhatia" w:date="2016-12-12T11:31:00Z">
              <m:r>
                <w:rPr>
                  <w:rFonts w:ascii="Cambria Math" w:hAnsi="Cambria Math" w:cstheme="majorBidi"/>
                  <w:sz w:val="20"/>
                  <w:szCs w:val="20"/>
                </w:rPr>
                <m:t>L</m:t>
              </m:r>
            </w:ins>
          </m:e>
          <m:sub>
            <w:ins w:id="833" w:author="ankit bhatia" w:date="2016-12-12T11:31:00Z">
              <m:r>
                <w:rPr>
                  <w:rFonts w:ascii="Cambria Math" w:hAnsi="Cambria Math" w:cstheme="majorBidi"/>
                  <w:sz w:val="20"/>
                  <w:szCs w:val="20"/>
                </w:rPr>
                <m:t>md</m:t>
              </m:r>
            </w:ins>
          </m:sub>
        </m:sSub>
        <m:d>
          <m:dPr>
            <m:ctrlPr>
              <w:ins w:id="834" w:author="ankit bhatia" w:date="2016-12-12T11:31:00Z">
                <w:rPr>
                  <w:rFonts w:ascii="Cambria Math" w:hAnsi="Cambria Math" w:cstheme="majorBidi"/>
                  <w:sz w:val="20"/>
                  <w:szCs w:val="20"/>
                </w:rPr>
              </w:ins>
            </m:ctrlPr>
          </m:dPr>
          <m:e>
            <w:ins w:id="835" w:author="ankit bhatia" w:date="2016-12-12T11:31:00Z">
              <m:r>
                <m:rPr>
                  <m:sty m:val="p"/>
                </m:rPr>
                <w:rPr>
                  <w:rFonts w:ascii="Cambria Math" w:hAnsi="Cambria Math" w:cstheme="majorBidi"/>
                  <w:sz w:val="20"/>
                  <w:szCs w:val="20"/>
                </w:rPr>
                <m:t>-</m:t>
              </m:r>
            </w:ins>
            <m:sSubSup>
              <m:sSubSupPr>
                <m:ctrlPr>
                  <w:ins w:id="836" w:author="ankit bhatia" w:date="2016-12-12T11:31:00Z">
                    <w:rPr>
                      <w:rFonts w:ascii="Cambria Math" w:hAnsi="Cambria Math" w:cstheme="majorBidi"/>
                      <w:sz w:val="20"/>
                      <w:szCs w:val="20"/>
                    </w:rPr>
                  </w:ins>
                </m:ctrlPr>
              </m:sSubSupPr>
              <m:e>
                <w:ins w:id="837" w:author="ankit bhatia" w:date="2016-12-12T11:31:00Z">
                  <m:r>
                    <w:rPr>
                      <w:rFonts w:ascii="Cambria Math" w:hAnsi="Cambria Math" w:cstheme="majorBidi"/>
                      <w:sz w:val="20"/>
                      <w:szCs w:val="20"/>
                    </w:rPr>
                    <m:t>i</m:t>
                  </m:r>
                </w:ins>
              </m:e>
              <m:sub>
                <w:ins w:id="838" w:author="ankit bhatia" w:date="2016-12-12T11:31:00Z">
                  <m:r>
                    <w:rPr>
                      <w:rFonts w:ascii="Cambria Math" w:hAnsi="Cambria Math" w:cstheme="majorBidi"/>
                      <w:sz w:val="20"/>
                      <w:szCs w:val="20"/>
                    </w:rPr>
                    <m:t>ds</m:t>
                  </m:r>
                </w:ins>
              </m:sub>
              <m:sup>
                <w:ins w:id="839" w:author="ankit bhatia" w:date="2016-12-12T11:31:00Z">
                  <m:r>
                    <w:rPr>
                      <w:rFonts w:ascii="Cambria Math" w:hAnsi="Cambria Math" w:cstheme="majorBidi"/>
                      <w:sz w:val="20"/>
                      <w:szCs w:val="20"/>
                    </w:rPr>
                    <m:t>r</m:t>
                  </m:r>
                </w:ins>
              </m:sup>
            </m:sSubSup>
            <w:ins w:id="840" w:author="ankit bhatia" w:date="2016-12-12T11:31:00Z">
              <m:r>
                <m:rPr>
                  <m:sty m:val="p"/>
                </m:rPr>
                <w:rPr>
                  <w:rFonts w:ascii="Cambria Math" w:hAnsi="Cambria Math" w:cstheme="majorBidi"/>
                  <w:sz w:val="20"/>
                  <w:szCs w:val="20"/>
                </w:rPr>
                <m:t>+</m:t>
              </m:r>
            </w:ins>
            <m:sSubSup>
              <m:sSubSupPr>
                <m:ctrlPr>
                  <w:ins w:id="841" w:author="ankit bhatia" w:date="2016-12-12T11:31:00Z">
                    <w:rPr>
                      <w:rFonts w:ascii="Cambria Math" w:hAnsi="Cambria Math" w:cstheme="majorBidi"/>
                      <w:sz w:val="20"/>
                      <w:szCs w:val="20"/>
                    </w:rPr>
                  </w:ins>
                </m:ctrlPr>
              </m:sSubSupPr>
              <m:e>
                <w:ins w:id="842" w:author="ankit bhatia" w:date="2016-12-12T11:31:00Z">
                  <m:r>
                    <w:rPr>
                      <w:rFonts w:ascii="Cambria Math" w:hAnsi="Cambria Math" w:cstheme="majorBidi"/>
                      <w:sz w:val="20"/>
                      <w:szCs w:val="20"/>
                    </w:rPr>
                    <m:t>i</m:t>
                  </m:r>
                </w:ins>
              </m:e>
              <m:sub>
                <w:ins w:id="843" w:author="ankit bhatia" w:date="2016-12-12T11:31:00Z">
                  <m:r>
                    <w:rPr>
                      <w:rFonts w:ascii="Cambria Math" w:hAnsi="Cambria Math" w:cstheme="majorBidi"/>
                      <w:sz w:val="20"/>
                      <w:szCs w:val="20"/>
                    </w:rPr>
                    <m:t>fd</m:t>
                  </m:r>
                </w:ins>
              </m:sub>
              <m:sup>
                <w:ins w:id="844"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m:e>
        </m:d>
        <w:ins w:id="845" w:author="Onkar" w:date="2016-12-12T12:15:00Z"/>
      </m:oMath>
      <w:r w:rsidR="00D120BE" w:rsidRPr="00C67553">
        <w:rPr>
          <w:rFonts w:asciiTheme="majorBidi" w:hAnsiTheme="majorBidi" w:cstheme="majorBidi"/>
          <w:sz w:val="20"/>
          <w:szCs w:val="20"/>
        </w:rPr>
        <w:tab/>
      </w:r>
      <w:ins w:id="846" w:author="ankit bhatia" w:date="2016-12-12T11:31:00Z">
        <w:r w:rsidR="00CB4C21">
          <w:rPr>
            <w:rFonts w:asciiTheme="majorBidi" w:hAnsiTheme="majorBidi" w:cstheme="majorBidi"/>
            <w:sz w:val="20"/>
            <w:szCs w:val="20"/>
          </w:rPr>
          <w:tab/>
          <w:t xml:space="preserve">       (</w:t>
        </w:r>
        <w:r w:rsidR="00D120BE" w:rsidRPr="00C67553">
          <w:rPr>
            <w:rFonts w:asciiTheme="majorBidi" w:hAnsiTheme="majorBidi" w:cstheme="majorBidi"/>
            <w:sz w:val="20"/>
            <w:szCs w:val="20"/>
          </w:rPr>
          <w:t>22)</w:t>
        </w:r>
      </w:ins>
    </w:p>
    <w:p w:rsidR="00D120BE" w:rsidRPr="00C67553" w:rsidRDefault="00D120BE" w:rsidP="00D120BE">
      <w:pPr>
        <w:rPr>
          <w:ins w:id="847" w:author="ankit bhatia" w:date="2016-12-12T11:31:00Z"/>
          <w:rFonts w:asciiTheme="majorBidi" w:hAnsiTheme="majorBidi" w:cstheme="majorBidi"/>
          <w:sz w:val="20"/>
          <w:szCs w:val="20"/>
        </w:rPr>
      </w:pPr>
      <w:ins w:id="848" w:author="ankit bhatia" w:date="2016-12-12T11:31:00Z">
        <w:r w:rsidRPr="00C67553">
          <w:rPr>
            <w:rFonts w:asciiTheme="majorBidi" w:hAnsiTheme="majorBidi" w:cstheme="majorBidi"/>
            <w:sz w:val="20"/>
            <w:szCs w:val="20"/>
          </w:rPr>
          <w:t xml:space="preserve">And if we solve for </w:t>
        </w:r>
        <m:oMath>
          <m:sSubSup>
            <m:sSubSupPr>
              <m:ctrlPr>
                <w:rPr>
                  <w:rFonts w:ascii="Cambria Math" w:hAnsi="Cambria Math" w:cstheme="majorBidi"/>
                  <w:sz w:val="20"/>
                  <w:szCs w:val="20"/>
                </w:rPr>
              </m:ctrlPr>
            </m:sSubSupPr>
            <m:e>
              <m:r>
                <w:rPr>
                  <w:rFonts w:ascii="Cambria Math" w:hAnsi="Cambria Math" w:cstheme="majorBidi"/>
                  <w:sz w:val="20"/>
                  <w:szCs w:val="20"/>
                </w:rPr>
                <m:t>i</m:t>
              </m:r>
            </m:e>
            <m:sub>
              <m:r>
                <w:rPr>
                  <w:rFonts w:ascii="Cambria Math" w:hAnsi="Cambria Math" w:cstheme="majorBidi"/>
                  <w:sz w:val="20"/>
                  <w:szCs w:val="20"/>
                </w:rPr>
                <m:t>ds</m:t>
              </m:r>
            </m:sub>
            <m:sup>
              <m:r>
                <w:rPr>
                  <w:rFonts w:ascii="Cambria Math" w:hAnsi="Cambria Math" w:cstheme="majorBidi"/>
                  <w:sz w:val="20"/>
                  <w:szCs w:val="20"/>
                </w:rPr>
                <m:t>r</m:t>
              </m:r>
            </m:sup>
          </m:sSubSup>
        </m:oMath>
      </w:ins>
    </w:p>
    <w:p w:rsidR="00D120BE" w:rsidRPr="00C67553" w:rsidRDefault="00C40D1D" w:rsidP="00D120BE">
      <w:pPr>
        <w:rPr>
          <w:ins w:id="849" w:author="ankit bhatia" w:date="2016-12-12T11:31:00Z"/>
          <w:rFonts w:asciiTheme="majorBidi" w:hAnsiTheme="majorBidi" w:cstheme="majorBidi"/>
          <w:sz w:val="20"/>
          <w:szCs w:val="20"/>
        </w:rPr>
      </w:pPr>
      <m:oMath>
        <m:sSubSup>
          <m:sSubSupPr>
            <m:ctrlPr>
              <w:ins w:id="850" w:author="ankit bhatia" w:date="2016-12-12T11:31:00Z">
                <w:rPr>
                  <w:rFonts w:ascii="Cambria Math" w:hAnsi="Cambria Math" w:cstheme="majorBidi"/>
                  <w:sz w:val="20"/>
                  <w:szCs w:val="20"/>
                </w:rPr>
              </w:ins>
            </m:ctrlPr>
          </m:sSubSupPr>
          <m:e>
            <w:ins w:id="851" w:author="ankit bhatia" w:date="2016-12-12T11:31:00Z">
              <m:r>
                <w:rPr>
                  <w:rFonts w:ascii="Cambria Math" w:hAnsi="Cambria Math" w:cstheme="majorBidi"/>
                  <w:sz w:val="20"/>
                  <w:szCs w:val="20"/>
                </w:rPr>
                <m:t>i</m:t>
              </m:r>
            </w:ins>
          </m:e>
          <m:sub>
            <w:ins w:id="852" w:author="ankit bhatia" w:date="2016-12-12T11:31:00Z">
              <m:r>
                <w:rPr>
                  <w:rFonts w:ascii="Cambria Math" w:hAnsi="Cambria Math" w:cstheme="majorBidi"/>
                  <w:sz w:val="20"/>
                  <w:szCs w:val="20"/>
                </w:rPr>
                <m:t>ds</m:t>
              </m:r>
            </w:ins>
          </m:sub>
          <m:sup>
            <w:ins w:id="853" w:author="ankit bhatia" w:date="2016-12-12T11:31:00Z">
              <m:r>
                <w:rPr>
                  <w:rFonts w:ascii="Cambria Math" w:hAnsi="Cambria Math" w:cstheme="majorBidi"/>
                  <w:sz w:val="20"/>
                  <w:szCs w:val="20"/>
                </w:rPr>
                <m:t>r</m:t>
              </m:r>
            </w:ins>
          </m:sup>
        </m:sSubSup>
        <w:ins w:id="854" w:author="ankit bhatia" w:date="2016-12-12T11:31:00Z">
          <m:r>
            <m:rPr>
              <m:sty m:val="p"/>
            </m:rPr>
            <w:rPr>
              <w:rFonts w:ascii="Cambria Math" w:hAnsi="Cambria Math" w:cstheme="majorBidi"/>
              <w:sz w:val="20"/>
              <w:szCs w:val="20"/>
            </w:rPr>
            <m:t>=</m:t>
          </m:r>
        </w:ins>
        <m:f>
          <m:fPr>
            <m:ctrlPr>
              <w:ins w:id="855" w:author="ankit bhatia" w:date="2016-12-12T11:31:00Z">
                <w:rPr>
                  <w:rFonts w:ascii="Cambria Math" w:hAnsi="Cambria Math" w:cstheme="majorBidi"/>
                  <w:sz w:val="20"/>
                  <w:szCs w:val="20"/>
                </w:rPr>
              </w:ins>
            </m:ctrlPr>
          </m:fPr>
          <m:num>
            <m:sSub>
              <m:sSubPr>
                <m:ctrlPr>
                  <w:ins w:id="856" w:author="ankit bhatia" w:date="2016-12-12T11:31:00Z">
                    <w:rPr>
                      <w:rFonts w:ascii="Cambria Math" w:hAnsi="Cambria Math" w:cstheme="majorBidi"/>
                      <w:sz w:val="20"/>
                      <w:szCs w:val="20"/>
                    </w:rPr>
                  </w:ins>
                </m:ctrlPr>
              </m:sSubPr>
              <m:e>
                <w:ins w:id="857" w:author="ankit bhatia" w:date="2016-12-12T11:31:00Z">
                  <m:r>
                    <w:rPr>
                      <w:rFonts w:ascii="Cambria Math" w:hAnsi="Cambria Math" w:cstheme="majorBidi"/>
                      <w:sz w:val="20"/>
                      <w:szCs w:val="20"/>
                    </w:rPr>
                    <m:t>L</m:t>
                  </m:r>
                </w:ins>
              </m:e>
              <m:sub>
                <w:ins w:id="858" w:author="ankit bhatia" w:date="2016-12-12T11:31:00Z">
                  <m:r>
                    <w:rPr>
                      <w:rFonts w:ascii="Cambria Math" w:hAnsi="Cambria Math" w:cstheme="majorBidi"/>
                      <w:sz w:val="20"/>
                      <w:szCs w:val="20"/>
                    </w:rPr>
                    <m:t>md</m:t>
                  </m:r>
                </w:ins>
              </m:sub>
            </m:sSub>
            <m:sSubSup>
              <m:sSubSupPr>
                <m:ctrlPr>
                  <w:ins w:id="859" w:author="ankit bhatia" w:date="2016-12-12T11:31:00Z">
                    <w:rPr>
                      <w:rFonts w:ascii="Cambria Math" w:hAnsi="Cambria Math" w:cstheme="majorBidi"/>
                      <w:sz w:val="20"/>
                      <w:szCs w:val="20"/>
                    </w:rPr>
                  </w:ins>
                </m:ctrlPr>
              </m:sSubSupPr>
              <m:e>
                <w:ins w:id="860" w:author="ankit bhatia" w:date="2016-12-12T11:31:00Z">
                  <m:r>
                    <w:rPr>
                      <w:rFonts w:ascii="Cambria Math" w:hAnsi="Cambria Math" w:cstheme="majorBidi"/>
                      <w:sz w:val="20"/>
                      <w:szCs w:val="20"/>
                    </w:rPr>
                    <m:t>i</m:t>
                  </m:r>
                </w:ins>
              </m:e>
              <m:sub>
                <w:ins w:id="861" w:author="ankit bhatia" w:date="2016-12-12T11:31:00Z">
                  <m:r>
                    <w:rPr>
                      <w:rFonts w:ascii="Cambria Math" w:hAnsi="Cambria Math" w:cstheme="majorBidi"/>
                      <w:sz w:val="20"/>
                      <w:szCs w:val="20"/>
                    </w:rPr>
                    <m:t>fd</m:t>
                  </m:r>
                </w:ins>
              </m:sub>
              <m:sup>
                <w:ins w:id="862"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863" w:author="ankit bhatia" w:date="2016-12-12T11:31:00Z">
              <m:r>
                <m:rPr>
                  <m:sty m:val="p"/>
                </m:rPr>
                <w:rPr>
                  <w:rFonts w:ascii="Cambria Math" w:hAnsi="Cambria Math" w:cstheme="majorBidi"/>
                  <w:sz w:val="20"/>
                  <w:szCs w:val="20"/>
                </w:rPr>
                <m:t>-</m:t>
              </m:r>
            </w:ins>
            <m:sSubSup>
              <m:sSubSupPr>
                <m:ctrlPr>
                  <w:ins w:id="864" w:author="ankit bhatia" w:date="2016-12-12T11:31:00Z">
                    <w:rPr>
                      <w:rFonts w:ascii="Cambria Math" w:hAnsi="Cambria Math" w:cstheme="majorBidi"/>
                      <w:sz w:val="20"/>
                      <w:szCs w:val="20"/>
                    </w:rPr>
                  </w:ins>
                </m:ctrlPr>
              </m:sSubSupPr>
              <m:e>
                <w:ins w:id="865" w:author="ankit bhatia" w:date="2016-12-12T11:31:00Z">
                  <m:r>
                    <w:rPr>
                      <w:rFonts w:ascii="Cambria Math" w:hAnsi="Cambria Math" w:cstheme="majorBidi"/>
                      <w:sz w:val="20"/>
                      <w:szCs w:val="20"/>
                    </w:rPr>
                    <m:t>λ</m:t>
                  </m:r>
                </w:ins>
              </m:e>
              <m:sub>
                <w:ins w:id="866" w:author="ankit bhatia" w:date="2016-12-12T11:31:00Z">
                  <m:r>
                    <w:rPr>
                      <w:rFonts w:ascii="Cambria Math" w:hAnsi="Cambria Math" w:cstheme="majorBidi"/>
                      <w:sz w:val="20"/>
                      <w:szCs w:val="20"/>
                    </w:rPr>
                    <m:t>ds</m:t>
                  </m:r>
                </w:ins>
              </m:sub>
              <m:sup>
                <w:ins w:id="867" w:author="ankit bhatia" w:date="2016-12-12T11:31:00Z">
                  <m:r>
                    <w:rPr>
                      <w:rFonts w:ascii="Cambria Math" w:hAnsi="Cambria Math" w:cstheme="majorBidi"/>
                      <w:sz w:val="20"/>
                      <w:szCs w:val="20"/>
                    </w:rPr>
                    <m:t>r</m:t>
                  </m:r>
                </w:ins>
              </m:sup>
            </m:sSubSup>
          </m:num>
          <m:den>
            <m:sSub>
              <m:sSubPr>
                <m:ctrlPr>
                  <w:ins w:id="868" w:author="ankit bhatia" w:date="2016-12-12T11:31:00Z">
                    <w:rPr>
                      <w:rFonts w:ascii="Cambria Math" w:hAnsi="Cambria Math" w:cstheme="majorBidi"/>
                      <w:sz w:val="20"/>
                      <w:szCs w:val="20"/>
                    </w:rPr>
                  </w:ins>
                </m:ctrlPr>
              </m:sSubPr>
              <m:e>
                <w:ins w:id="869" w:author="ankit bhatia" w:date="2016-12-12T11:31:00Z">
                  <m:r>
                    <w:rPr>
                      <w:rFonts w:ascii="Cambria Math" w:hAnsi="Cambria Math" w:cstheme="majorBidi"/>
                      <w:sz w:val="20"/>
                      <w:szCs w:val="20"/>
                    </w:rPr>
                    <m:t>L</m:t>
                  </m:r>
                </w:ins>
              </m:e>
              <m:sub>
                <w:ins w:id="870" w:author="ankit bhatia" w:date="2016-12-12T11:31:00Z">
                  <m:r>
                    <w:rPr>
                      <w:rFonts w:ascii="Cambria Math" w:hAnsi="Cambria Math" w:cstheme="majorBidi"/>
                      <w:sz w:val="20"/>
                      <w:szCs w:val="20"/>
                    </w:rPr>
                    <m:t>ls</m:t>
                  </m:r>
                </w:ins>
              </m:sub>
            </m:sSub>
            <w:ins w:id="871" w:author="ankit bhatia" w:date="2016-12-12T11:31:00Z">
              <m:r>
                <m:rPr>
                  <m:sty m:val="p"/>
                </m:rPr>
                <w:rPr>
                  <w:rFonts w:ascii="Cambria Math" w:hAnsi="Cambria Math" w:cstheme="majorBidi"/>
                  <w:sz w:val="20"/>
                  <w:szCs w:val="20"/>
                </w:rPr>
                <m:t>+</m:t>
              </m:r>
            </w:ins>
            <m:sSub>
              <m:sSubPr>
                <m:ctrlPr>
                  <w:ins w:id="872" w:author="ankit bhatia" w:date="2016-12-12T11:31:00Z">
                    <w:rPr>
                      <w:rFonts w:ascii="Cambria Math" w:hAnsi="Cambria Math" w:cstheme="majorBidi"/>
                      <w:sz w:val="20"/>
                      <w:szCs w:val="20"/>
                    </w:rPr>
                  </w:ins>
                </m:ctrlPr>
              </m:sSubPr>
              <m:e>
                <w:ins w:id="873" w:author="ankit bhatia" w:date="2016-12-12T11:31:00Z">
                  <m:r>
                    <w:rPr>
                      <w:rFonts w:ascii="Cambria Math" w:hAnsi="Cambria Math" w:cstheme="majorBidi"/>
                      <w:sz w:val="20"/>
                      <w:szCs w:val="20"/>
                    </w:rPr>
                    <m:t>L</m:t>
                  </m:r>
                </w:ins>
              </m:e>
              <m:sub>
                <w:ins w:id="874" w:author="ankit bhatia" w:date="2016-12-12T11:31:00Z">
                  <m:r>
                    <w:rPr>
                      <w:rFonts w:ascii="Cambria Math" w:hAnsi="Cambria Math" w:cstheme="majorBidi"/>
                      <w:sz w:val="20"/>
                      <w:szCs w:val="20"/>
                    </w:rPr>
                    <m:t>md</m:t>
                  </m:r>
                </w:ins>
              </m:sub>
            </m:sSub>
          </m:den>
        </m:f>
        <w:ins w:id="875" w:author="Onkar" w:date="2016-12-12T12:15:00Z"/>
      </m:oMath>
      <w:r w:rsidR="00CB4C21">
        <w:rPr>
          <w:rFonts w:asciiTheme="majorBidi" w:hAnsiTheme="majorBidi" w:cstheme="majorBidi"/>
          <w:sz w:val="20"/>
          <w:szCs w:val="20"/>
        </w:rPr>
        <w:tab/>
      </w:r>
      <w:ins w:id="876" w:author="ankit bhatia" w:date="2016-12-12T11:31:00Z">
        <w:r w:rsidR="00CB4C21">
          <w:rPr>
            <w:rFonts w:asciiTheme="majorBidi" w:hAnsiTheme="majorBidi" w:cstheme="majorBidi"/>
            <w:sz w:val="20"/>
            <w:szCs w:val="20"/>
          </w:rPr>
          <w:tab/>
        </w:r>
        <w:r w:rsidR="00CB4C21">
          <w:rPr>
            <w:rFonts w:asciiTheme="majorBidi" w:hAnsiTheme="majorBidi" w:cstheme="majorBidi"/>
            <w:sz w:val="20"/>
            <w:szCs w:val="20"/>
          </w:rPr>
          <w:tab/>
        </w:r>
        <w:r w:rsidR="00CB4C21">
          <w:rPr>
            <w:rFonts w:asciiTheme="majorBidi" w:hAnsiTheme="majorBidi" w:cstheme="majorBidi"/>
            <w:sz w:val="20"/>
            <w:szCs w:val="20"/>
          </w:rPr>
          <w:tab/>
          <w:t xml:space="preserve">       (</w:t>
        </w:r>
        <w:r w:rsidR="00D120BE" w:rsidRPr="00C67553">
          <w:rPr>
            <w:rFonts w:asciiTheme="majorBidi" w:hAnsiTheme="majorBidi" w:cstheme="majorBidi"/>
            <w:sz w:val="20"/>
            <w:szCs w:val="20"/>
          </w:rPr>
          <w:t>23)</w:t>
        </w:r>
      </w:ins>
    </w:p>
    <w:p w:rsidR="00D120BE" w:rsidRPr="00C67553" w:rsidRDefault="00D120BE" w:rsidP="00D120BE">
      <w:pPr>
        <w:rPr>
          <w:ins w:id="877" w:author="ankit bhatia" w:date="2016-12-12T11:31:00Z"/>
          <w:rFonts w:asciiTheme="majorBidi" w:hAnsiTheme="majorBidi" w:cstheme="majorBidi"/>
          <w:sz w:val="20"/>
          <w:szCs w:val="20"/>
        </w:rPr>
      </w:pPr>
      <w:ins w:id="878" w:author="ankit bhatia" w:date="2016-12-12T11:31:00Z">
        <w:r w:rsidRPr="00C67553">
          <w:rPr>
            <w:rFonts w:asciiTheme="majorBidi" w:hAnsiTheme="majorBidi" w:cstheme="majorBidi"/>
            <w:sz w:val="20"/>
            <w:szCs w:val="20"/>
          </w:rPr>
          <w:t xml:space="preserve">Also if we solve </w:t>
        </w:r>
        <m:oMath>
          <m:sSubSup>
            <m:sSubSupPr>
              <m:ctrlPr>
                <w:rPr>
                  <w:rFonts w:ascii="Cambria Math" w:hAnsi="Cambria Math" w:cstheme="majorBidi"/>
                  <w:sz w:val="20"/>
                  <w:szCs w:val="20"/>
                </w:rPr>
              </m:ctrlPr>
            </m:sSubSupPr>
            <m:e>
              <m:r>
                <w:rPr>
                  <w:rFonts w:ascii="Cambria Math" w:hAnsi="Cambria Math" w:cstheme="majorBidi"/>
                  <w:sz w:val="20"/>
                  <w:szCs w:val="20"/>
                </w:rPr>
                <m:t>λ</m:t>
              </m:r>
            </m:e>
            <m:sub>
              <m:r>
                <w:rPr>
                  <w:rFonts w:ascii="Cambria Math" w:hAnsi="Cambria Math" w:cstheme="majorBidi"/>
                  <w:sz w:val="20"/>
                  <w:szCs w:val="20"/>
                </w:rPr>
                <m:t>fd</m:t>
              </m:r>
            </m:sub>
            <m:sup>
              <m:r>
                <m:rPr>
                  <m:sty m:val="p"/>
                </m:rPr>
                <w:rPr>
                  <w:rFonts w:ascii="Cambria Math" w:hAnsi="Cambria Math" w:cstheme="majorBidi"/>
                  <w:sz w:val="20"/>
                  <w:szCs w:val="20"/>
                </w:rPr>
                <m:t>'</m:t>
              </m:r>
              <m:r>
                <w:rPr>
                  <w:rFonts w:ascii="Cambria Math" w:hAnsi="Cambria Math" w:cstheme="majorBidi"/>
                  <w:sz w:val="20"/>
                  <w:szCs w:val="20"/>
                </w:rPr>
                <m:t>r</m:t>
              </m:r>
            </m:sup>
          </m:sSubSup>
        </m:oMath>
        <w:r w:rsidRPr="00C67553">
          <w:rPr>
            <w:rFonts w:asciiTheme="majorBidi" w:hAnsiTheme="majorBidi" w:cstheme="majorBidi"/>
            <w:sz w:val="20"/>
            <w:szCs w:val="20"/>
          </w:rPr>
          <w:t xml:space="preserve"> from Eq (2-6)</w:t>
        </w:r>
      </w:ins>
    </w:p>
    <w:p w:rsidR="00D120BE" w:rsidRPr="00C67553" w:rsidRDefault="00C40D1D" w:rsidP="00D120BE">
      <w:pPr>
        <w:rPr>
          <w:ins w:id="879" w:author="ankit bhatia" w:date="2016-12-12T11:31:00Z"/>
          <w:rFonts w:asciiTheme="majorBidi" w:hAnsiTheme="majorBidi" w:cstheme="majorBidi"/>
          <w:sz w:val="20"/>
          <w:szCs w:val="20"/>
        </w:rPr>
      </w:pPr>
      <m:oMath>
        <m:sSubSup>
          <m:sSubSupPr>
            <m:ctrlPr>
              <w:ins w:id="880" w:author="ankit bhatia" w:date="2016-12-12T11:31:00Z">
                <w:rPr>
                  <w:rFonts w:ascii="Cambria Math" w:hAnsi="Cambria Math" w:cstheme="majorBidi"/>
                  <w:sz w:val="20"/>
                  <w:szCs w:val="20"/>
                </w:rPr>
              </w:ins>
            </m:ctrlPr>
          </m:sSubSupPr>
          <m:e>
            <w:ins w:id="881" w:author="ankit bhatia" w:date="2016-12-12T11:31:00Z">
              <m:r>
                <w:rPr>
                  <w:rFonts w:ascii="Cambria Math" w:hAnsi="Cambria Math" w:cstheme="majorBidi"/>
                  <w:sz w:val="20"/>
                  <w:szCs w:val="20"/>
                </w:rPr>
                <m:t>λ</m:t>
              </m:r>
            </w:ins>
          </m:e>
          <m:sub>
            <w:ins w:id="882" w:author="ankit bhatia" w:date="2016-12-12T11:31:00Z">
              <m:r>
                <w:rPr>
                  <w:rFonts w:ascii="Cambria Math" w:hAnsi="Cambria Math" w:cstheme="majorBidi"/>
                  <w:sz w:val="20"/>
                  <w:szCs w:val="20"/>
                </w:rPr>
                <m:t>fd</m:t>
              </m:r>
            </w:ins>
          </m:sub>
          <m:sup>
            <w:ins w:id="883"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884" w:author="ankit bhatia" w:date="2016-12-12T11:31:00Z">
          <m:r>
            <m:rPr>
              <m:sty m:val="p"/>
            </m:rPr>
            <w:rPr>
              <w:rFonts w:ascii="Cambria Math" w:hAnsi="Cambria Math" w:cstheme="majorBidi"/>
              <w:sz w:val="20"/>
              <w:szCs w:val="20"/>
            </w:rPr>
            <m:t>=</m:t>
          </m:r>
        </w:ins>
        <m:sSubSup>
          <m:sSubSupPr>
            <m:ctrlPr>
              <w:ins w:id="885" w:author="ankit bhatia" w:date="2016-12-12T11:31:00Z">
                <w:rPr>
                  <w:rFonts w:ascii="Cambria Math" w:hAnsi="Cambria Math" w:cstheme="majorBidi"/>
                  <w:sz w:val="20"/>
                  <w:szCs w:val="20"/>
                </w:rPr>
              </w:ins>
            </m:ctrlPr>
          </m:sSubSupPr>
          <m:e>
            <w:ins w:id="886" w:author="ankit bhatia" w:date="2016-12-12T11:31:00Z">
              <m:r>
                <w:rPr>
                  <w:rFonts w:ascii="Cambria Math" w:hAnsi="Cambria Math" w:cstheme="majorBidi"/>
                  <w:sz w:val="20"/>
                  <w:szCs w:val="20"/>
                </w:rPr>
                <m:t>υ</m:t>
              </m:r>
            </w:ins>
          </m:e>
          <m:sub>
            <w:ins w:id="887" w:author="ankit bhatia" w:date="2016-12-12T11:31:00Z">
              <m:r>
                <w:rPr>
                  <w:rFonts w:ascii="Cambria Math" w:hAnsi="Cambria Math" w:cstheme="majorBidi"/>
                  <w:sz w:val="20"/>
                  <w:szCs w:val="20"/>
                </w:rPr>
                <m:t>fd</m:t>
              </m:r>
            </w:ins>
          </m:sub>
          <m:sup>
            <w:ins w:id="888"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m:sSubSup>
          <m:sSubSupPr>
            <m:ctrlPr>
              <w:ins w:id="889" w:author="ankit bhatia" w:date="2016-12-12T11:31:00Z">
                <w:rPr>
                  <w:rFonts w:ascii="Cambria Math" w:hAnsi="Cambria Math" w:cstheme="majorBidi"/>
                  <w:sz w:val="20"/>
                  <w:szCs w:val="20"/>
                </w:rPr>
              </w:ins>
            </m:ctrlPr>
          </m:sSubSupPr>
          <m:e>
            <w:ins w:id="890"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e>
          <m:sub>
            <w:ins w:id="891" w:author="ankit bhatia" w:date="2016-12-12T11:31:00Z">
              <m:r>
                <w:rPr>
                  <w:rFonts w:ascii="Cambria Math" w:hAnsi="Cambria Math" w:cstheme="majorBidi"/>
                  <w:sz w:val="20"/>
                  <w:szCs w:val="20"/>
                </w:rPr>
                <m:t>fd</m:t>
              </m:r>
            </w:ins>
          </m:sub>
          <m:sup>
            <w:ins w:id="892" w:author="ankit bhatia" w:date="2016-12-12T11:31:00Z">
              <m:r>
                <m:rPr>
                  <m:sty m:val="p"/>
                </m:rPr>
                <w:rPr>
                  <w:rFonts w:ascii="Cambria Math" w:hAnsi="Cambria Math" w:cstheme="majorBidi"/>
                  <w:sz w:val="20"/>
                  <w:szCs w:val="20"/>
                </w:rPr>
                <m:t>'</m:t>
              </m:r>
            </w:ins>
          </m:sup>
        </m:sSubSup>
        <m:sSubSup>
          <m:sSubSupPr>
            <m:ctrlPr>
              <w:ins w:id="893" w:author="ankit bhatia" w:date="2016-12-12T11:31:00Z">
                <w:rPr>
                  <w:rFonts w:ascii="Cambria Math" w:hAnsi="Cambria Math" w:cstheme="majorBidi"/>
                  <w:sz w:val="20"/>
                  <w:szCs w:val="20"/>
                </w:rPr>
              </w:ins>
            </m:ctrlPr>
          </m:sSubSupPr>
          <m:e>
            <w:ins w:id="894" w:author="ankit bhatia" w:date="2016-12-12T11:31:00Z">
              <m:r>
                <w:rPr>
                  <w:rFonts w:ascii="Cambria Math" w:hAnsi="Cambria Math" w:cstheme="majorBidi"/>
                  <w:sz w:val="20"/>
                  <w:szCs w:val="20"/>
                </w:rPr>
                <m:t>i</m:t>
              </m:r>
            </w:ins>
          </m:e>
          <m:sub>
            <w:ins w:id="895" w:author="ankit bhatia" w:date="2016-12-12T11:31:00Z">
              <m:r>
                <w:rPr>
                  <w:rFonts w:ascii="Cambria Math" w:hAnsi="Cambria Math" w:cstheme="majorBidi"/>
                  <w:sz w:val="20"/>
                  <w:szCs w:val="20"/>
                </w:rPr>
                <m:t>fd</m:t>
              </m:r>
            </w:ins>
          </m:sub>
          <m:sup>
            <w:ins w:id="896"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897" w:author="Onkar" w:date="2016-12-12T12:15:00Z"/>
      </m:oMath>
      <w:r w:rsidR="00F76CBE">
        <w:rPr>
          <w:rFonts w:asciiTheme="majorBidi" w:hAnsiTheme="majorBidi" w:cstheme="majorBidi"/>
          <w:sz w:val="20"/>
          <w:szCs w:val="20"/>
        </w:rPr>
        <w:tab/>
      </w:r>
      <w:ins w:id="898" w:author="ankit bhatia" w:date="2016-12-12T11:31:00Z">
        <w:r w:rsidR="00F76CBE">
          <w:rPr>
            <w:rFonts w:asciiTheme="majorBidi" w:hAnsiTheme="majorBidi" w:cstheme="majorBidi"/>
            <w:sz w:val="20"/>
            <w:szCs w:val="20"/>
          </w:rPr>
          <w:tab/>
        </w:r>
        <w:r w:rsidR="00CB4C21">
          <w:rPr>
            <w:rFonts w:asciiTheme="majorBidi" w:hAnsiTheme="majorBidi" w:cstheme="majorBidi"/>
            <w:sz w:val="20"/>
            <w:szCs w:val="20"/>
          </w:rPr>
          <w:tab/>
          <w:t xml:space="preserve">       (24</w:t>
        </w:r>
        <w:r w:rsidR="00D120BE" w:rsidRPr="00C67553">
          <w:rPr>
            <w:rFonts w:asciiTheme="majorBidi" w:hAnsiTheme="majorBidi" w:cstheme="majorBidi"/>
            <w:sz w:val="20"/>
            <w:szCs w:val="20"/>
          </w:rPr>
          <w:t>)</w:t>
        </w:r>
      </w:ins>
    </w:p>
    <w:p w:rsidR="00D120BE" w:rsidRPr="00C67553" w:rsidRDefault="00D120BE" w:rsidP="00D120BE">
      <w:pPr>
        <w:rPr>
          <w:ins w:id="899" w:author="ankit bhatia" w:date="2016-12-12T11:31:00Z"/>
          <w:rFonts w:asciiTheme="majorBidi" w:hAnsiTheme="majorBidi" w:cstheme="majorBidi"/>
          <w:sz w:val="20"/>
          <w:szCs w:val="20"/>
        </w:rPr>
      </w:pPr>
      <w:ins w:id="900" w:author="ankit bhatia" w:date="2016-12-12T11:31:00Z">
        <w:r w:rsidRPr="00C67553">
          <w:rPr>
            <w:rFonts w:asciiTheme="majorBidi" w:hAnsiTheme="majorBidi" w:cstheme="majorBidi"/>
            <w:sz w:val="20"/>
            <w:szCs w:val="20"/>
          </w:rPr>
          <w:t xml:space="preserve">From </w:t>
        </w:r>
        <w:proofErr w:type="spellStart"/>
        <w:r w:rsidRPr="00C67553">
          <w:rPr>
            <w:rFonts w:asciiTheme="majorBidi" w:hAnsiTheme="majorBidi" w:cstheme="majorBidi"/>
            <w:sz w:val="20"/>
            <w:szCs w:val="20"/>
          </w:rPr>
          <w:t>Eq</w:t>
        </w:r>
        <w:proofErr w:type="spellEnd"/>
        <w:r w:rsidRPr="00C67553">
          <w:rPr>
            <w:rFonts w:asciiTheme="majorBidi" w:hAnsiTheme="majorBidi" w:cstheme="majorBidi"/>
            <w:sz w:val="20"/>
            <w:szCs w:val="20"/>
          </w:rPr>
          <w:t xml:space="preserve"> (2-13) if we solve for </w:t>
        </w:r>
        <m:oMath>
          <m:sSubSup>
            <m:sSubSupPr>
              <m:ctrlPr>
                <w:rPr>
                  <w:rFonts w:ascii="Cambria Math" w:hAnsi="Cambria Math" w:cstheme="majorBidi"/>
                  <w:sz w:val="20"/>
                  <w:szCs w:val="20"/>
                </w:rPr>
              </m:ctrlPr>
            </m:sSubSupPr>
            <m:e>
              <m:r>
                <w:rPr>
                  <w:rFonts w:ascii="Cambria Math" w:hAnsi="Cambria Math" w:cstheme="majorBidi"/>
                  <w:sz w:val="20"/>
                  <w:szCs w:val="20"/>
                </w:rPr>
                <m:t>i</m:t>
              </m:r>
            </m:e>
            <m:sub>
              <m:r>
                <w:rPr>
                  <w:rFonts w:ascii="Cambria Math" w:hAnsi="Cambria Math" w:cstheme="majorBidi"/>
                  <w:sz w:val="20"/>
                  <w:szCs w:val="20"/>
                </w:rPr>
                <m:t>fd</m:t>
              </m:r>
            </m:sub>
            <m:sup>
              <m:r>
                <m:rPr>
                  <m:sty m:val="p"/>
                </m:rPr>
                <w:rPr>
                  <w:rFonts w:ascii="Cambria Math" w:hAnsi="Cambria Math" w:cstheme="majorBidi"/>
                  <w:sz w:val="20"/>
                  <w:szCs w:val="20"/>
                </w:rPr>
                <m:t>'</m:t>
              </m:r>
              <m:r>
                <w:rPr>
                  <w:rFonts w:ascii="Cambria Math" w:hAnsi="Cambria Math" w:cstheme="majorBidi"/>
                  <w:sz w:val="20"/>
                  <w:szCs w:val="20"/>
                </w:rPr>
                <m:t>r</m:t>
              </m:r>
            </m:sup>
          </m:sSubSup>
        </m:oMath>
      </w:ins>
    </w:p>
    <w:p w:rsidR="00D120BE" w:rsidRPr="00C67553" w:rsidRDefault="00C40D1D" w:rsidP="00D120BE">
      <w:pPr>
        <w:rPr>
          <w:ins w:id="901" w:author="ankit bhatia" w:date="2016-12-12T11:31:00Z"/>
          <w:rFonts w:asciiTheme="majorBidi" w:hAnsiTheme="majorBidi" w:cstheme="majorBidi"/>
          <w:sz w:val="20"/>
          <w:szCs w:val="20"/>
        </w:rPr>
      </w:pPr>
      <m:oMath>
        <m:sSubSup>
          <m:sSubSupPr>
            <m:ctrlPr>
              <w:ins w:id="902" w:author="ankit bhatia" w:date="2016-12-12T11:31:00Z">
                <w:rPr>
                  <w:rFonts w:ascii="Cambria Math" w:hAnsi="Cambria Math" w:cstheme="majorBidi"/>
                  <w:sz w:val="20"/>
                  <w:szCs w:val="20"/>
                </w:rPr>
              </w:ins>
            </m:ctrlPr>
          </m:sSubSupPr>
          <m:e>
            <w:ins w:id="903" w:author="ankit bhatia" w:date="2016-12-12T11:31:00Z">
              <m:r>
                <w:rPr>
                  <w:rFonts w:ascii="Cambria Math" w:hAnsi="Cambria Math" w:cstheme="majorBidi"/>
                  <w:sz w:val="20"/>
                  <w:szCs w:val="20"/>
                </w:rPr>
                <m:t>λ</m:t>
              </m:r>
            </w:ins>
          </m:e>
          <m:sub>
            <w:ins w:id="904" w:author="ankit bhatia" w:date="2016-12-12T11:31:00Z">
              <m:r>
                <w:rPr>
                  <w:rFonts w:ascii="Cambria Math" w:hAnsi="Cambria Math" w:cstheme="majorBidi"/>
                  <w:sz w:val="20"/>
                  <w:szCs w:val="20"/>
                </w:rPr>
                <m:t>fd</m:t>
              </m:r>
            </w:ins>
          </m:sub>
          <m:sup>
            <w:ins w:id="905"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906" w:author="ankit bhatia" w:date="2016-12-12T11:31:00Z">
          <m:r>
            <m:rPr>
              <m:sty m:val="p"/>
            </m:rPr>
            <w:rPr>
              <w:rFonts w:ascii="Cambria Math" w:hAnsi="Cambria Math" w:cstheme="majorBidi"/>
              <w:sz w:val="20"/>
              <w:szCs w:val="20"/>
            </w:rPr>
            <m:t>=</m:t>
          </m:r>
        </w:ins>
        <m:sSubSup>
          <m:sSubSupPr>
            <m:ctrlPr>
              <w:ins w:id="907" w:author="ankit bhatia" w:date="2016-12-12T11:31:00Z">
                <w:rPr>
                  <w:rFonts w:ascii="Cambria Math" w:hAnsi="Cambria Math" w:cstheme="majorBidi"/>
                  <w:sz w:val="20"/>
                  <w:szCs w:val="20"/>
                </w:rPr>
              </w:ins>
            </m:ctrlPr>
          </m:sSubSupPr>
          <m:e>
            <w:ins w:id="908" w:author="ankit bhatia" w:date="2016-12-12T11:31:00Z">
              <m:r>
                <w:rPr>
                  <w:rFonts w:ascii="Cambria Math" w:hAnsi="Cambria Math" w:cstheme="majorBidi"/>
                  <w:sz w:val="20"/>
                  <w:szCs w:val="20"/>
                </w:rPr>
                <m:t>L</m:t>
              </m:r>
            </w:ins>
          </m:e>
          <m:sub>
            <w:ins w:id="909" w:author="ankit bhatia" w:date="2016-12-12T11:31:00Z">
              <m:r>
                <w:rPr>
                  <w:rFonts w:ascii="Cambria Math" w:hAnsi="Cambria Math" w:cstheme="majorBidi"/>
                  <w:sz w:val="20"/>
                  <w:szCs w:val="20"/>
                </w:rPr>
                <m:t>lfd</m:t>
              </m:r>
            </w:ins>
          </m:sub>
          <m:sup>
            <w:ins w:id="910" w:author="ankit bhatia" w:date="2016-12-12T11:31:00Z">
              <m:r>
                <m:rPr>
                  <m:sty m:val="p"/>
                </m:rPr>
                <w:rPr>
                  <w:rFonts w:ascii="Cambria Math" w:hAnsi="Cambria Math" w:cstheme="majorBidi"/>
                  <w:sz w:val="20"/>
                  <w:szCs w:val="20"/>
                </w:rPr>
                <m:t>'</m:t>
              </m:r>
            </w:ins>
          </m:sup>
        </m:sSubSup>
        <m:sSubSup>
          <m:sSubSupPr>
            <m:ctrlPr>
              <w:ins w:id="911" w:author="ankit bhatia" w:date="2016-12-12T11:31:00Z">
                <w:rPr>
                  <w:rFonts w:ascii="Cambria Math" w:hAnsi="Cambria Math" w:cstheme="majorBidi"/>
                  <w:sz w:val="20"/>
                  <w:szCs w:val="20"/>
                </w:rPr>
              </w:ins>
            </m:ctrlPr>
          </m:sSubSupPr>
          <m:e>
            <w:ins w:id="912" w:author="ankit bhatia" w:date="2016-12-12T11:31:00Z">
              <m:r>
                <w:rPr>
                  <w:rFonts w:ascii="Cambria Math" w:hAnsi="Cambria Math" w:cstheme="majorBidi"/>
                  <w:sz w:val="20"/>
                  <w:szCs w:val="20"/>
                </w:rPr>
                <m:t>i</m:t>
              </m:r>
            </w:ins>
          </m:e>
          <m:sub>
            <w:ins w:id="913" w:author="ankit bhatia" w:date="2016-12-12T11:31:00Z">
              <m:r>
                <w:rPr>
                  <w:rFonts w:ascii="Cambria Math" w:hAnsi="Cambria Math" w:cstheme="majorBidi"/>
                  <w:sz w:val="20"/>
                  <w:szCs w:val="20"/>
                </w:rPr>
                <m:t>fd</m:t>
              </m:r>
            </w:ins>
          </m:sub>
          <m:sup>
            <w:ins w:id="914"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915" w:author="ankit bhatia" w:date="2016-12-12T11:31:00Z">
          <m:r>
            <m:rPr>
              <m:sty m:val="p"/>
            </m:rPr>
            <w:rPr>
              <w:rFonts w:ascii="Cambria Math" w:hAnsi="Cambria Math" w:cstheme="majorBidi"/>
              <w:sz w:val="20"/>
              <w:szCs w:val="20"/>
            </w:rPr>
            <m:t>+</m:t>
          </m:r>
        </w:ins>
        <m:sSub>
          <m:sSubPr>
            <m:ctrlPr>
              <w:ins w:id="916" w:author="ankit bhatia" w:date="2016-12-12T11:31:00Z">
                <w:rPr>
                  <w:rFonts w:ascii="Cambria Math" w:hAnsi="Cambria Math" w:cstheme="majorBidi"/>
                  <w:sz w:val="20"/>
                  <w:szCs w:val="20"/>
                </w:rPr>
              </w:ins>
            </m:ctrlPr>
          </m:sSubPr>
          <m:e>
            <w:ins w:id="917" w:author="ankit bhatia" w:date="2016-12-12T11:31:00Z">
              <m:r>
                <w:rPr>
                  <w:rFonts w:ascii="Cambria Math" w:hAnsi="Cambria Math" w:cstheme="majorBidi"/>
                  <w:sz w:val="20"/>
                  <w:szCs w:val="20"/>
                </w:rPr>
                <m:t>L</m:t>
              </m:r>
            </w:ins>
          </m:e>
          <m:sub>
            <w:ins w:id="918" w:author="ankit bhatia" w:date="2016-12-12T11:31:00Z">
              <m:r>
                <w:rPr>
                  <w:rFonts w:ascii="Cambria Math" w:hAnsi="Cambria Math" w:cstheme="majorBidi"/>
                  <w:sz w:val="20"/>
                  <w:szCs w:val="20"/>
                </w:rPr>
                <m:t>md</m:t>
              </m:r>
            </w:ins>
          </m:sub>
        </m:sSub>
        <w:ins w:id="919" w:author="ankit bhatia" w:date="2016-12-12T11:31:00Z">
          <m:r>
            <m:rPr>
              <m:sty m:val="p"/>
            </m:rPr>
            <w:rPr>
              <w:rFonts w:ascii="Cambria Math" w:hAnsi="Cambria Math" w:cstheme="majorBidi"/>
              <w:sz w:val="20"/>
              <w:szCs w:val="20"/>
            </w:rPr>
            <m:t>(-</m:t>
          </m:r>
        </w:ins>
        <m:sSubSup>
          <m:sSubSupPr>
            <m:ctrlPr>
              <w:ins w:id="920" w:author="ankit bhatia" w:date="2016-12-12T11:31:00Z">
                <w:rPr>
                  <w:rFonts w:ascii="Cambria Math" w:hAnsi="Cambria Math" w:cstheme="majorBidi"/>
                  <w:sz w:val="20"/>
                  <w:szCs w:val="20"/>
                </w:rPr>
              </w:ins>
            </m:ctrlPr>
          </m:sSubSupPr>
          <m:e>
            <w:ins w:id="921" w:author="ankit bhatia" w:date="2016-12-12T11:31:00Z">
              <m:r>
                <w:rPr>
                  <w:rFonts w:ascii="Cambria Math" w:hAnsi="Cambria Math" w:cstheme="majorBidi"/>
                  <w:sz w:val="20"/>
                  <w:szCs w:val="20"/>
                </w:rPr>
                <m:t>i</m:t>
              </m:r>
            </w:ins>
          </m:e>
          <m:sub>
            <w:ins w:id="922" w:author="ankit bhatia" w:date="2016-12-12T11:31:00Z">
              <m:r>
                <w:rPr>
                  <w:rFonts w:ascii="Cambria Math" w:hAnsi="Cambria Math" w:cstheme="majorBidi"/>
                  <w:sz w:val="20"/>
                  <w:szCs w:val="20"/>
                </w:rPr>
                <m:t>ds</m:t>
              </m:r>
            </w:ins>
          </m:sub>
          <m:sup>
            <w:ins w:id="923" w:author="ankit bhatia" w:date="2016-12-12T11:31:00Z">
              <m:r>
                <w:rPr>
                  <w:rFonts w:ascii="Cambria Math" w:hAnsi="Cambria Math" w:cstheme="majorBidi"/>
                  <w:sz w:val="20"/>
                  <w:szCs w:val="20"/>
                </w:rPr>
                <m:t>r</m:t>
              </m:r>
            </w:ins>
          </m:sup>
        </m:sSubSup>
        <w:ins w:id="924" w:author="ankit bhatia" w:date="2016-12-12T11:31:00Z">
          <m:r>
            <m:rPr>
              <m:sty m:val="p"/>
            </m:rPr>
            <w:rPr>
              <w:rFonts w:ascii="Cambria Math" w:hAnsi="Cambria Math" w:cstheme="majorBidi"/>
              <w:sz w:val="20"/>
              <w:szCs w:val="20"/>
            </w:rPr>
            <m:t>+</m:t>
          </m:r>
        </w:ins>
        <m:sSubSup>
          <m:sSubSupPr>
            <m:ctrlPr>
              <w:ins w:id="925" w:author="ankit bhatia" w:date="2016-12-12T11:31:00Z">
                <w:rPr>
                  <w:rFonts w:ascii="Cambria Math" w:hAnsi="Cambria Math" w:cstheme="majorBidi"/>
                  <w:sz w:val="20"/>
                  <w:szCs w:val="20"/>
                </w:rPr>
              </w:ins>
            </m:ctrlPr>
          </m:sSubSupPr>
          <m:e>
            <w:ins w:id="926" w:author="ankit bhatia" w:date="2016-12-12T11:31:00Z">
              <m:r>
                <w:rPr>
                  <w:rFonts w:ascii="Cambria Math" w:hAnsi="Cambria Math" w:cstheme="majorBidi"/>
                  <w:sz w:val="20"/>
                  <w:szCs w:val="20"/>
                </w:rPr>
                <m:t>i</m:t>
              </m:r>
            </w:ins>
          </m:e>
          <m:sub>
            <w:ins w:id="927" w:author="ankit bhatia" w:date="2016-12-12T11:31:00Z">
              <m:r>
                <w:rPr>
                  <w:rFonts w:ascii="Cambria Math" w:hAnsi="Cambria Math" w:cstheme="majorBidi"/>
                  <w:sz w:val="20"/>
                  <w:szCs w:val="20"/>
                </w:rPr>
                <m:t>fd</m:t>
              </m:r>
            </w:ins>
          </m:sub>
          <m:sup>
            <w:ins w:id="928"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929" w:author="ankit bhatia" w:date="2016-12-12T11:31:00Z">
          <m:r>
            <m:rPr>
              <m:sty m:val="p"/>
            </m:rPr>
            <w:rPr>
              <w:rFonts w:ascii="Cambria Math" w:hAnsi="Cambria Math" w:cstheme="majorBidi"/>
              <w:sz w:val="20"/>
              <w:szCs w:val="20"/>
            </w:rPr>
            <m:t>)</m:t>
          </m:r>
        </w:ins>
        <w:ins w:id="930" w:author="Onkar" w:date="2016-12-12T12:15:00Z"/>
      </m:oMath>
      <w:r w:rsidR="00CB4C21">
        <w:rPr>
          <w:rFonts w:asciiTheme="majorBidi" w:hAnsiTheme="majorBidi" w:cstheme="majorBidi"/>
          <w:sz w:val="20"/>
          <w:szCs w:val="20"/>
        </w:rPr>
        <w:tab/>
      </w:r>
      <w:ins w:id="931" w:author="ankit bhatia" w:date="2016-12-12T11:31:00Z">
        <w:r w:rsidR="00CB4C21">
          <w:rPr>
            <w:rFonts w:asciiTheme="majorBidi" w:hAnsiTheme="majorBidi" w:cstheme="majorBidi"/>
            <w:sz w:val="20"/>
            <w:szCs w:val="20"/>
          </w:rPr>
          <w:tab/>
          <w:t xml:space="preserve">       (25</w:t>
        </w:r>
        <w:r w:rsidR="00D120BE" w:rsidRPr="00C67553">
          <w:rPr>
            <w:rFonts w:asciiTheme="majorBidi" w:hAnsiTheme="majorBidi" w:cstheme="majorBidi"/>
            <w:sz w:val="20"/>
            <w:szCs w:val="20"/>
          </w:rPr>
          <w:t>)</w:t>
        </w:r>
      </w:ins>
    </w:p>
    <w:p w:rsidR="00D120BE" w:rsidRPr="00C67553" w:rsidRDefault="00C40D1D" w:rsidP="00D120BE">
      <w:pPr>
        <w:rPr>
          <w:ins w:id="932" w:author="ankit bhatia" w:date="2016-12-12T11:31:00Z"/>
          <w:rFonts w:asciiTheme="majorBidi" w:hAnsiTheme="majorBidi" w:cstheme="majorBidi"/>
          <w:sz w:val="20"/>
          <w:szCs w:val="20"/>
        </w:rPr>
      </w:pPr>
      <m:oMath>
        <m:sSubSup>
          <m:sSubSupPr>
            <m:ctrlPr>
              <w:ins w:id="933" w:author="ankit bhatia" w:date="2016-12-12T11:31:00Z">
                <w:rPr>
                  <w:rFonts w:ascii="Cambria Math" w:hAnsi="Cambria Math" w:cstheme="majorBidi"/>
                  <w:sz w:val="20"/>
                  <w:szCs w:val="20"/>
                </w:rPr>
              </w:ins>
            </m:ctrlPr>
          </m:sSubSupPr>
          <m:e>
            <w:ins w:id="934" w:author="ankit bhatia" w:date="2016-12-12T11:31:00Z">
              <m:r>
                <w:rPr>
                  <w:rFonts w:ascii="Cambria Math" w:hAnsi="Cambria Math" w:cstheme="majorBidi"/>
                  <w:sz w:val="20"/>
                  <w:szCs w:val="20"/>
                </w:rPr>
                <m:t>i</m:t>
              </m:r>
            </w:ins>
          </m:e>
          <m:sub>
            <w:ins w:id="935" w:author="ankit bhatia" w:date="2016-12-12T11:31:00Z">
              <m:r>
                <w:rPr>
                  <w:rFonts w:ascii="Cambria Math" w:hAnsi="Cambria Math" w:cstheme="majorBidi"/>
                  <w:sz w:val="20"/>
                  <w:szCs w:val="20"/>
                </w:rPr>
                <m:t>fd</m:t>
              </m:r>
            </w:ins>
          </m:sub>
          <m:sup>
            <w:ins w:id="936"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937" w:author="ankit bhatia" w:date="2016-12-12T11:31:00Z">
          <m:r>
            <m:rPr>
              <m:sty m:val="p"/>
            </m:rPr>
            <w:rPr>
              <w:rFonts w:ascii="Cambria Math" w:hAnsi="Cambria Math" w:cstheme="majorBidi"/>
              <w:sz w:val="20"/>
              <w:szCs w:val="20"/>
            </w:rPr>
            <m:t>=</m:t>
          </m:r>
        </w:ins>
        <m:f>
          <m:fPr>
            <m:ctrlPr>
              <w:ins w:id="938" w:author="ankit bhatia" w:date="2016-12-12T11:31:00Z">
                <w:rPr>
                  <w:rFonts w:ascii="Cambria Math" w:hAnsi="Cambria Math" w:cstheme="majorBidi"/>
                  <w:sz w:val="20"/>
                  <w:szCs w:val="20"/>
                </w:rPr>
              </w:ins>
            </m:ctrlPr>
          </m:fPr>
          <m:num>
            <m:sSubSup>
              <m:sSubSupPr>
                <m:ctrlPr>
                  <w:ins w:id="939" w:author="ankit bhatia" w:date="2016-12-12T11:31:00Z">
                    <w:rPr>
                      <w:rFonts w:ascii="Cambria Math" w:hAnsi="Cambria Math" w:cstheme="majorBidi"/>
                      <w:sz w:val="20"/>
                      <w:szCs w:val="20"/>
                    </w:rPr>
                  </w:ins>
                </m:ctrlPr>
              </m:sSubSupPr>
              <m:e>
                <w:ins w:id="940" w:author="ankit bhatia" w:date="2016-12-12T11:31:00Z">
                  <m:r>
                    <w:rPr>
                      <w:rFonts w:ascii="Cambria Math" w:hAnsi="Cambria Math" w:cstheme="majorBidi"/>
                      <w:sz w:val="20"/>
                      <w:szCs w:val="20"/>
                    </w:rPr>
                    <m:t>λ</m:t>
                  </m:r>
                </w:ins>
              </m:e>
              <m:sub>
                <w:ins w:id="941" w:author="ankit bhatia" w:date="2016-12-12T11:31:00Z">
                  <m:r>
                    <w:rPr>
                      <w:rFonts w:ascii="Cambria Math" w:hAnsi="Cambria Math" w:cstheme="majorBidi"/>
                      <w:sz w:val="20"/>
                      <w:szCs w:val="20"/>
                    </w:rPr>
                    <m:t>fd</m:t>
                  </m:r>
                </w:ins>
              </m:sub>
              <m:sup>
                <w:ins w:id="942" w:author="ankit bhatia" w:date="2016-12-12T11:31:00Z">
                  <m:r>
                    <m:rPr>
                      <m:sty m:val="p"/>
                    </m:rPr>
                    <w:rPr>
                      <w:rFonts w:ascii="Cambria Math" w:hAnsi="Cambria Math" w:cstheme="majorBidi"/>
                      <w:sz w:val="20"/>
                      <w:szCs w:val="20"/>
                    </w:rPr>
                    <m:t>'</m:t>
                  </m:r>
                  <m:r>
                    <w:rPr>
                      <w:rFonts w:ascii="Cambria Math" w:hAnsi="Cambria Math" w:cstheme="majorBidi"/>
                      <w:sz w:val="20"/>
                      <w:szCs w:val="20"/>
                    </w:rPr>
                    <m:t>r</m:t>
                  </m:r>
                </w:ins>
              </m:sup>
            </m:sSubSup>
            <w:ins w:id="943" w:author="ankit bhatia" w:date="2016-12-12T11:31:00Z">
              <m:r>
                <m:rPr>
                  <m:sty m:val="p"/>
                </m:rPr>
                <w:rPr>
                  <w:rFonts w:ascii="Cambria Math" w:hAnsi="Cambria Math" w:cstheme="majorBidi"/>
                  <w:sz w:val="20"/>
                  <w:szCs w:val="20"/>
                </w:rPr>
                <m:t>+</m:t>
              </m:r>
            </w:ins>
            <m:sSub>
              <m:sSubPr>
                <m:ctrlPr>
                  <w:ins w:id="944" w:author="ankit bhatia" w:date="2016-12-12T11:31:00Z">
                    <w:rPr>
                      <w:rFonts w:ascii="Cambria Math" w:hAnsi="Cambria Math" w:cstheme="majorBidi"/>
                      <w:sz w:val="20"/>
                      <w:szCs w:val="20"/>
                    </w:rPr>
                  </w:ins>
                </m:ctrlPr>
              </m:sSubPr>
              <m:e>
                <w:ins w:id="945" w:author="ankit bhatia" w:date="2016-12-12T11:31:00Z">
                  <m:r>
                    <w:rPr>
                      <w:rFonts w:ascii="Cambria Math" w:hAnsi="Cambria Math" w:cstheme="majorBidi"/>
                      <w:sz w:val="20"/>
                      <w:szCs w:val="20"/>
                    </w:rPr>
                    <m:t>L</m:t>
                  </m:r>
                </w:ins>
              </m:e>
              <m:sub>
                <w:ins w:id="946" w:author="ankit bhatia" w:date="2016-12-12T11:31:00Z">
                  <m:r>
                    <w:rPr>
                      <w:rFonts w:ascii="Cambria Math" w:hAnsi="Cambria Math" w:cstheme="majorBidi"/>
                      <w:sz w:val="20"/>
                      <w:szCs w:val="20"/>
                    </w:rPr>
                    <m:t>md</m:t>
                  </m:r>
                </w:ins>
              </m:sub>
            </m:sSub>
            <m:sSubSup>
              <m:sSubSupPr>
                <m:ctrlPr>
                  <w:ins w:id="947" w:author="ankit bhatia" w:date="2016-12-12T11:31:00Z">
                    <w:rPr>
                      <w:rFonts w:ascii="Cambria Math" w:hAnsi="Cambria Math" w:cstheme="majorBidi"/>
                      <w:sz w:val="20"/>
                      <w:szCs w:val="20"/>
                    </w:rPr>
                  </w:ins>
                </m:ctrlPr>
              </m:sSubSupPr>
              <m:e>
                <w:ins w:id="948" w:author="ankit bhatia" w:date="2016-12-12T11:31:00Z">
                  <m:r>
                    <w:rPr>
                      <w:rFonts w:ascii="Cambria Math" w:hAnsi="Cambria Math" w:cstheme="majorBidi"/>
                      <w:sz w:val="20"/>
                      <w:szCs w:val="20"/>
                    </w:rPr>
                    <m:t>i</m:t>
                  </m:r>
                </w:ins>
              </m:e>
              <m:sub>
                <w:ins w:id="949" w:author="ankit bhatia" w:date="2016-12-12T11:31:00Z">
                  <m:r>
                    <w:rPr>
                      <w:rFonts w:ascii="Cambria Math" w:hAnsi="Cambria Math" w:cstheme="majorBidi"/>
                      <w:sz w:val="20"/>
                      <w:szCs w:val="20"/>
                    </w:rPr>
                    <m:t>ds</m:t>
                  </m:r>
                </w:ins>
              </m:sub>
              <m:sup>
                <w:ins w:id="950" w:author="ankit bhatia" w:date="2016-12-12T11:31:00Z">
                  <m:r>
                    <w:rPr>
                      <w:rFonts w:ascii="Cambria Math" w:hAnsi="Cambria Math" w:cstheme="majorBidi"/>
                      <w:sz w:val="20"/>
                      <w:szCs w:val="20"/>
                    </w:rPr>
                    <m:t>r</m:t>
                  </m:r>
                </w:ins>
              </m:sup>
            </m:sSubSup>
          </m:num>
          <m:den>
            <m:sSub>
              <m:sSubPr>
                <m:ctrlPr>
                  <w:ins w:id="951" w:author="ankit bhatia" w:date="2016-12-12T11:31:00Z">
                    <w:rPr>
                      <w:rFonts w:ascii="Cambria Math" w:hAnsi="Cambria Math" w:cstheme="majorBidi"/>
                      <w:sz w:val="20"/>
                      <w:szCs w:val="20"/>
                    </w:rPr>
                  </w:ins>
                </m:ctrlPr>
              </m:sSubPr>
              <m:e>
                <w:ins w:id="952" w:author="ankit bhatia" w:date="2016-12-12T11:31:00Z">
                  <m:r>
                    <w:rPr>
                      <w:rFonts w:ascii="Cambria Math" w:hAnsi="Cambria Math" w:cstheme="majorBidi"/>
                      <w:sz w:val="20"/>
                      <w:szCs w:val="20"/>
                    </w:rPr>
                    <m:t>L</m:t>
                  </m:r>
                </w:ins>
              </m:e>
              <m:sub>
                <w:ins w:id="953" w:author="ankit bhatia" w:date="2016-12-12T11:31:00Z">
                  <m:r>
                    <w:rPr>
                      <w:rFonts w:ascii="Cambria Math" w:hAnsi="Cambria Math" w:cstheme="majorBidi"/>
                      <w:sz w:val="20"/>
                      <w:szCs w:val="20"/>
                    </w:rPr>
                    <m:t>lfd</m:t>
                  </m:r>
                </w:ins>
              </m:sub>
            </m:sSub>
            <w:ins w:id="954" w:author="ankit bhatia" w:date="2016-12-12T11:31:00Z">
              <m:r>
                <m:rPr>
                  <m:sty m:val="p"/>
                </m:rPr>
                <w:rPr>
                  <w:rFonts w:ascii="Cambria Math" w:hAnsi="Cambria Math" w:cstheme="majorBidi"/>
                  <w:sz w:val="20"/>
                  <w:szCs w:val="20"/>
                </w:rPr>
                <m:t>+</m:t>
              </m:r>
            </w:ins>
            <m:sSub>
              <m:sSubPr>
                <m:ctrlPr>
                  <w:ins w:id="955" w:author="ankit bhatia" w:date="2016-12-12T11:31:00Z">
                    <w:rPr>
                      <w:rFonts w:ascii="Cambria Math" w:hAnsi="Cambria Math" w:cstheme="majorBidi"/>
                      <w:sz w:val="20"/>
                      <w:szCs w:val="20"/>
                    </w:rPr>
                  </w:ins>
                </m:ctrlPr>
              </m:sSubPr>
              <m:e>
                <w:ins w:id="956" w:author="ankit bhatia" w:date="2016-12-12T11:31:00Z">
                  <m:r>
                    <w:rPr>
                      <w:rFonts w:ascii="Cambria Math" w:hAnsi="Cambria Math" w:cstheme="majorBidi"/>
                      <w:sz w:val="20"/>
                      <w:szCs w:val="20"/>
                    </w:rPr>
                    <m:t>L</m:t>
                  </m:r>
                </w:ins>
              </m:e>
              <m:sub>
                <w:ins w:id="957" w:author="ankit bhatia" w:date="2016-12-12T11:31:00Z">
                  <m:r>
                    <w:rPr>
                      <w:rFonts w:ascii="Cambria Math" w:hAnsi="Cambria Math" w:cstheme="majorBidi"/>
                      <w:sz w:val="20"/>
                      <w:szCs w:val="20"/>
                    </w:rPr>
                    <m:t>md</m:t>
                  </m:r>
                </w:ins>
              </m:sub>
            </m:sSub>
          </m:den>
        </m:f>
        <w:ins w:id="958" w:author="Onkar" w:date="2016-12-12T12:15:00Z"/>
      </m:oMath>
      <w:r w:rsidR="00CB4C21">
        <w:rPr>
          <w:rFonts w:asciiTheme="majorBidi" w:hAnsiTheme="majorBidi" w:cstheme="majorBidi"/>
          <w:sz w:val="20"/>
          <w:szCs w:val="20"/>
        </w:rPr>
        <w:tab/>
      </w:r>
      <w:ins w:id="959" w:author="ankit bhatia" w:date="2016-12-12T11:31:00Z">
        <w:r w:rsidR="00CB4C21">
          <w:rPr>
            <w:rFonts w:asciiTheme="majorBidi" w:hAnsiTheme="majorBidi" w:cstheme="majorBidi"/>
            <w:sz w:val="20"/>
            <w:szCs w:val="20"/>
          </w:rPr>
          <w:tab/>
        </w:r>
        <w:r w:rsidR="00CB4C21">
          <w:rPr>
            <w:rFonts w:asciiTheme="majorBidi" w:hAnsiTheme="majorBidi" w:cstheme="majorBidi"/>
            <w:sz w:val="20"/>
            <w:szCs w:val="20"/>
          </w:rPr>
          <w:tab/>
        </w:r>
        <w:r w:rsidR="00CB4C21">
          <w:rPr>
            <w:rFonts w:asciiTheme="majorBidi" w:hAnsiTheme="majorBidi" w:cstheme="majorBidi"/>
            <w:sz w:val="20"/>
            <w:szCs w:val="20"/>
          </w:rPr>
          <w:tab/>
          <w:t xml:space="preserve">       (26</w:t>
        </w:r>
        <w:r w:rsidR="00D120BE" w:rsidRPr="00C67553">
          <w:rPr>
            <w:rFonts w:asciiTheme="majorBidi" w:hAnsiTheme="majorBidi" w:cstheme="majorBidi"/>
            <w:sz w:val="20"/>
            <w:szCs w:val="20"/>
          </w:rPr>
          <w:t>)</w:t>
        </w:r>
      </w:ins>
    </w:p>
    <w:p w:rsidR="00D120BE" w:rsidRPr="00C67553" w:rsidRDefault="00D120BE" w:rsidP="00D120BE">
      <w:pPr>
        <w:rPr>
          <w:ins w:id="960" w:author="ankit bhatia" w:date="2016-12-12T11:31:00Z"/>
          <w:rFonts w:asciiTheme="majorBidi" w:hAnsiTheme="majorBidi" w:cstheme="majorBidi"/>
          <w:sz w:val="20"/>
          <w:szCs w:val="20"/>
        </w:rPr>
      </w:pPr>
      <w:ins w:id="961" w:author="ankit bhatia" w:date="2016-12-12T11:31:00Z">
        <w:r w:rsidRPr="00C67553">
          <w:rPr>
            <w:rFonts w:asciiTheme="majorBidi" w:hAnsiTheme="majorBidi" w:cstheme="majorBidi"/>
            <w:sz w:val="20"/>
            <w:szCs w:val="20"/>
          </w:rPr>
          <w:t xml:space="preserve">Using the transformation for 3 </w:t>
        </w:r>
        <w:proofErr w:type="gramStart"/>
        <w:r w:rsidRPr="00C67553">
          <w:rPr>
            <w:rFonts w:asciiTheme="majorBidi" w:hAnsiTheme="majorBidi" w:cstheme="majorBidi"/>
            <w:sz w:val="20"/>
            <w:szCs w:val="20"/>
          </w:rPr>
          <w:t>phase</w:t>
        </w:r>
        <w:proofErr w:type="gramEnd"/>
        <w:r w:rsidRPr="00C67553">
          <w:rPr>
            <w:rFonts w:asciiTheme="majorBidi" w:hAnsiTheme="majorBidi" w:cstheme="majorBidi"/>
            <w:sz w:val="20"/>
            <w:szCs w:val="20"/>
          </w:rPr>
          <w:t xml:space="preserve"> from arbitrary reference frame from stationary reference frame:</w:t>
        </w:r>
      </w:ins>
    </w:p>
    <w:p w:rsidR="00D120BE" w:rsidRPr="00C67553" w:rsidRDefault="00C40D1D" w:rsidP="00D120BE">
      <w:pPr>
        <w:rPr>
          <w:ins w:id="962" w:author="ankit bhatia" w:date="2016-12-12T11:31:00Z"/>
          <w:rFonts w:asciiTheme="majorBidi" w:hAnsiTheme="majorBidi" w:cstheme="majorBidi"/>
          <w:sz w:val="20"/>
          <w:szCs w:val="20"/>
        </w:rPr>
      </w:pPr>
      <m:oMath>
        <m:sSub>
          <m:sSubPr>
            <m:ctrlPr>
              <w:ins w:id="963" w:author="ankit bhatia" w:date="2016-12-12T11:31:00Z">
                <w:rPr>
                  <w:rFonts w:ascii="Cambria Math" w:hAnsi="Cambria Math" w:cstheme="majorBidi"/>
                  <w:sz w:val="20"/>
                  <w:szCs w:val="20"/>
                </w:rPr>
              </w:ins>
            </m:ctrlPr>
          </m:sSubPr>
          <m:e>
            <w:ins w:id="964" w:author="ankit bhatia" w:date="2016-12-12T11:31:00Z">
              <m:r>
                <w:rPr>
                  <w:rFonts w:ascii="Cambria Math" w:hAnsi="Cambria Math" w:cstheme="majorBidi"/>
                  <w:sz w:val="20"/>
                  <w:szCs w:val="20"/>
                </w:rPr>
                <m:t>i</m:t>
              </m:r>
            </w:ins>
          </m:e>
          <m:sub>
            <w:ins w:id="965" w:author="ankit bhatia" w:date="2016-12-12T11:31:00Z">
              <m:r>
                <w:rPr>
                  <w:rFonts w:ascii="Cambria Math" w:hAnsi="Cambria Math" w:cstheme="majorBidi"/>
                  <w:sz w:val="20"/>
                  <w:szCs w:val="20"/>
                </w:rPr>
                <m:t>abcs</m:t>
              </m:r>
            </w:ins>
          </m:sub>
        </m:sSub>
        <w:ins w:id="966" w:author="ankit bhatia" w:date="2016-12-12T11:31:00Z">
          <m:r>
            <m:rPr>
              <m:sty m:val="p"/>
            </m:rPr>
            <w:rPr>
              <w:rFonts w:ascii="Cambria Math" w:hAnsi="Cambria Math" w:cstheme="majorBidi"/>
              <w:sz w:val="20"/>
              <w:szCs w:val="20"/>
            </w:rPr>
            <m:t>=</m:t>
          </m:r>
        </w:ins>
        <m:sSup>
          <m:sSupPr>
            <m:ctrlPr>
              <w:ins w:id="967" w:author="ankit bhatia" w:date="2016-12-12T11:31:00Z">
                <w:rPr>
                  <w:rFonts w:ascii="Cambria Math" w:hAnsi="Cambria Math" w:cstheme="majorBidi"/>
                  <w:sz w:val="20"/>
                  <w:szCs w:val="20"/>
                </w:rPr>
              </w:ins>
            </m:ctrlPr>
          </m:sSupPr>
          <m:e>
            <m:acc>
              <m:accPr>
                <m:chr m:val="̅"/>
                <m:ctrlPr>
                  <w:ins w:id="968" w:author="ankit bhatia" w:date="2016-12-12T11:31:00Z">
                    <w:rPr>
                      <w:rFonts w:ascii="Cambria Math" w:hAnsi="Cambria Math" w:cstheme="majorBidi"/>
                      <w:sz w:val="20"/>
                      <w:szCs w:val="20"/>
                    </w:rPr>
                  </w:ins>
                </m:ctrlPr>
              </m:accPr>
              <m:e>
                <w:ins w:id="969" w:author="ankit bhatia" w:date="2016-12-12T11:31:00Z">
                  <m:r>
                    <w:rPr>
                      <w:rFonts w:ascii="Cambria Math" w:hAnsi="Cambria Math" w:cstheme="majorBidi"/>
                      <w:sz w:val="20"/>
                      <w:szCs w:val="20"/>
                    </w:rPr>
                    <m:t>k</m:t>
                  </m:r>
                </w:ins>
              </m:e>
            </m:acc>
          </m:e>
          <m:sup>
            <w:ins w:id="970" w:author="ankit bhatia" w:date="2016-12-12T11:31:00Z">
              <m:r>
                <m:rPr>
                  <m:sty m:val="p"/>
                </m:rPr>
                <w:rPr>
                  <w:rFonts w:ascii="Cambria Math" w:hAnsi="Cambria Math" w:cstheme="majorBidi"/>
                  <w:sz w:val="20"/>
                  <w:szCs w:val="20"/>
                </w:rPr>
                <m:t>-1</m:t>
              </m:r>
            </w:ins>
          </m:sup>
        </m:sSup>
        <w:ins w:id="971" w:author="ankit bhatia" w:date="2016-12-12T11:31:00Z">
          <m:r>
            <m:rPr>
              <m:sty m:val="p"/>
            </m:rPr>
            <w:rPr>
              <w:rFonts w:ascii="Cambria Math" w:hAnsi="Cambria Math" w:cstheme="majorBidi"/>
              <w:sz w:val="20"/>
              <w:szCs w:val="20"/>
            </w:rPr>
            <m:t>∙</m:t>
          </m:r>
        </w:ins>
        <m:sSub>
          <m:sSubPr>
            <m:ctrlPr>
              <w:ins w:id="972" w:author="ankit bhatia" w:date="2016-12-12T11:31:00Z">
                <w:rPr>
                  <w:rFonts w:ascii="Cambria Math" w:hAnsi="Cambria Math" w:cstheme="majorBidi"/>
                  <w:sz w:val="20"/>
                  <w:szCs w:val="20"/>
                </w:rPr>
              </w:ins>
            </m:ctrlPr>
          </m:sSubPr>
          <m:e>
            <w:ins w:id="973" w:author="ankit bhatia" w:date="2016-12-12T11:31:00Z">
              <m:r>
                <w:rPr>
                  <w:rFonts w:ascii="Cambria Math" w:hAnsi="Cambria Math" w:cstheme="majorBidi"/>
                  <w:sz w:val="20"/>
                  <w:szCs w:val="20"/>
                </w:rPr>
                <m:t>i</m:t>
              </m:r>
            </w:ins>
          </m:e>
          <m:sub>
            <w:ins w:id="974" w:author="ankit bhatia" w:date="2016-12-12T11:31:00Z">
              <m:r>
                <w:rPr>
                  <w:rFonts w:ascii="Cambria Math" w:hAnsi="Cambria Math" w:cstheme="majorBidi"/>
                  <w:sz w:val="20"/>
                  <w:szCs w:val="20"/>
                </w:rPr>
                <m:t>qd</m:t>
              </m:r>
              <m:r>
                <m:rPr>
                  <m:sty m:val="p"/>
                </m:rPr>
                <w:rPr>
                  <w:rFonts w:ascii="Cambria Math" w:hAnsi="Cambria Math" w:cstheme="majorBidi"/>
                  <w:sz w:val="20"/>
                  <w:szCs w:val="20"/>
                </w:rPr>
                <m:t>0</m:t>
              </m:r>
              <m:r>
                <w:rPr>
                  <w:rFonts w:ascii="Cambria Math" w:hAnsi="Cambria Math" w:cstheme="majorBidi"/>
                  <w:sz w:val="20"/>
                  <w:szCs w:val="20"/>
                </w:rPr>
                <m:t>s</m:t>
              </m:r>
            </w:ins>
          </m:sub>
        </m:sSub>
        <w:ins w:id="975" w:author="Onkar" w:date="2016-12-12T12:15:00Z"/>
      </m:oMath>
      <w:r w:rsidR="00F76CBE">
        <w:rPr>
          <w:rFonts w:asciiTheme="majorBidi" w:hAnsiTheme="majorBidi" w:cstheme="majorBidi"/>
          <w:sz w:val="20"/>
          <w:szCs w:val="20"/>
        </w:rPr>
        <w:tab/>
      </w:r>
      <w:ins w:id="976" w:author="ankit bhatia" w:date="2016-12-12T11:31:00Z">
        <w:r w:rsidR="00F76CBE">
          <w:rPr>
            <w:rFonts w:asciiTheme="majorBidi" w:hAnsiTheme="majorBidi" w:cstheme="majorBidi"/>
            <w:sz w:val="20"/>
            <w:szCs w:val="20"/>
          </w:rPr>
          <w:tab/>
        </w:r>
        <w:r w:rsidR="00CB4C21">
          <w:rPr>
            <w:rFonts w:asciiTheme="majorBidi" w:hAnsiTheme="majorBidi" w:cstheme="majorBidi"/>
            <w:sz w:val="20"/>
            <w:szCs w:val="20"/>
          </w:rPr>
          <w:tab/>
          <w:t xml:space="preserve">       (27</w:t>
        </w:r>
        <w:r w:rsidR="00D120BE" w:rsidRPr="00C67553">
          <w:rPr>
            <w:rFonts w:asciiTheme="majorBidi" w:hAnsiTheme="majorBidi" w:cstheme="majorBidi"/>
            <w:sz w:val="20"/>
            <w:szCs w:val="20"/>
          </w:rPr>
          <w:t>)</w:t>
        </w:r>
      </w:ins>
    </w:p>
    <w:p w:rsidR="00D120BE" w:rsidRPr="00C67553" w:rsidRDefault="00D120BE" w:rsidP="00D120BE">
      <w:pPr>
        <w:rPr>
          <w:ins w:id="977" w:author="ankit bhatia" w:date="2016-12-12T11:31:00Z"/>
          <w:rFonts w:asciiTheme="majorBidi" w:hAnsiTheme="majorBidi" w:cstheme="majorBidi"/>
          <w:sz w:val="20"/>
          <w:szCs w:val="20"/>
        </w:rPr>
      </w:pPr>
      <w:ins w:id="978" w:author="ankit bhatia" w:date="2016-12-12T11:31:00Z">
        <w:r w:rsidRPr="00C67553">
          <w:rPr>
            <w:rFonts w:asciiTheme="majorBidi" w:hAnsiTheme="majorBidi" w:cstheme="majorBidi"/>
            <w:sz w:val="20"/>
            <w:szCs w:val="20"/>
          </w:rPr>
          <w:t xml:space="preserve">Where </w:t>
        </w:r>
        <m:oMath>
          <m:sSup>
            <m:sSupPr>
              <m:ctrlPr>
                <w:rPr>
                  <w:rFonts w:ascii="Cambria Math" w:hAnsi="Cambria Math" w:cstheme="majorBidi"/>
                  <w:sz w:val="20"/>
                  <w:szCs w:val="20"/>
                </w:rPr>
              </m:ctrlPr>
            </m:sSupPr>
            <m:e>
              <m:acc>
                <m:accPr>
                  <m:chr m:val="̅"/>
                  <m:ctrlPr>
                    <w:rPr>
                      <w:rFonts w:ascii="Cambria Math" w:hAnsi="Cambria Math" w:cstheme="majorBidi"/>
                      <w:sz w:val="20"/>
                      <w:szCs w:val="20"/>
                    </w:rPr>
                  </m:ctrlPr>
                </m:accPr>
                <m:e>
                  <m:r>
                    <w:rPr>
                      <w:rFonts w:ascii="Cambria Math" w:hAnsi="Cambria Math" w:cstheme="majorBidi"/>
                      <w:sz w:val="20"/>
                      <w:szCs w:val="20"/>
                    </w:rPr>
                    <m:t>k</m:t>
                  </m:r>
                </m:e>
              </m:acc>
            </m:e>
            <m:sup>
              <m:r>
                <m:rPr>
                  <m:sty m:val="p"/>
                </m:rPr>
                <w:rPr>
                  <w:rFonts w:ascii="Cambria Math" w:hAnsi="Cambria Math" w:cstheme="majorBidi"/>
                  <w:sz w:val="20"/>
                  <w:szCs w:val="20"/>
                </w:rPr>
                <m:t>-1</m:t>
              </m:r>
            </m:sup>
          </m:sSup>
          <m:r>
            <m:rPr>
              <m:sty m:val="p"/>
            </m:rPr>
            <w:rPr>
              <w:rFonts w:ascii="Cambria Math" w:hAnsi="Cambria Math" w:cstheme="majorBidi"/>
              <w:sz w:val="20"/>
              <w:szCs w:val="20"/>
            </w:rPr>
            <m:t>=</m:t>
          </m:r>
          <m:d>
            <m:dPr>
              <m:begChr m:val="["/>
              <m:endChr m:val="]"/>
              <m:ctrlPr>
                <w:rPr>
                  <w:rFonts w:ascii="Cambria Math" w:hAnsi="Cambria Math" w:cstheme="majorBidi"/>
                  <w:sz w:val="20"/>
                  <w:szCs w:val="20"/>
                </w:rPr>
              </m:ctrlPr>
            </m:dPr>
            <m:e>
              <m:m>
                <m:mPr>
                  <m:mcs>
                    <m:mc>
                      <m:mcPr>
                        <m:count m:val="3"/>
                        <m:mcJc m:val="center"/>
                      </m:mcPr>
                    </m:mc>
                  </m:mcs>
                  <m:ctrlPr>
                    <w:rPr>
                      <w:rFonts w:ascii="Cambria Math" w:hAnsi="Cambria Math" w:cstheme="majorBidi"/>
                      <w:sz w:val="20"/>
                      <w:szCs w:val="20"/>
                    </w:rPr>
                  </m:ctrlPr>
                </m:mPr>
                <m:mr>
                  <m:e>
                    <m:func>
                      <m:funcPr>
                        <m:ctrlPr>
                          <w:rPr>
                            <w:rFonts w:ascii="Cambria Math" w:hAnsi="Cambria Math" w:cstheme="majorBidi"/>
                            <w:sz w:val="20"/>
                            <w:szCs w:val="20"/>
                          </w:rPr>
                        </m:ctrlPr>
                      </m:funcPr>
                      <m:fName>
                        <m:r>
                          <m:rPr>
                            <m:sty m:val="p"/>
                          </m:rPr>
                          <w:rPr>
                            <w:rFonts w:ascii="Cambria Math" w:hAnsi="Cambria Math" w:cstheme="majorBidi"/>
                            <w:sz w:val="20"/>
                            <w:szCs w:val="20"/>
                          </w:rPr>
                          <m:t>cos</m:t>
                        </m:r>
                      </m:fName>
                      <m:e>
                        <m:r>
                          <w:rPr>
                            <w:rFonts w:ascii="Cambria Math" w:hAnsi="Cambria Math" w:cstheme="majorBidi"/>
                            <w:sz w:val="20"/>
                            <w:szCs w:val="20"/>
                          </w:rPr>
                          <m:t>θ</m:t>
                        </m:r>
                      </m:e>
                    </m:func>
                  </m:e>
                  <m:e>
                    <m:func>
                      <m:funcPr>
                        <m:ctrlPr>
                          <w:rPr>
                            <w:rFonts w:ascii="Cambria Math" w:hAnsi="Cambria Math" w:cstheme="majorBidi"/>
                            <w:sz w:val="20"/>
                            <w:szCs w:val="20"/>
                          </w:rPr>
                        </m:ctrlPr>
                      </m:funcPr>
                      <m:fName>
                        <m:r>
                          <m:rPr>
                            <m:sty m:val="p"/>
                          </m:rPr>
                          <w:rPr>
                            <w:rFonts w:ascii="Cambria Math" w:hAnsi="Cambria Math" w:cstheme="majorBidi"/>
                            <w:sz w:val="20"/>
                            <w:szCs w:val="20"/>
                          </w:rPr>
                          <m:t>sin</m:t>
                        </m:r>
                      </m:fName>
                      <m:e>
                        <m:r>
                          <w:rPr>
                            <w:rFonts w:ascii="Cambria Math" w:hAnsi="Cambria Math" w:cstheme="majorBidi"/>
                            <w:sz w:val="20"/>
                            <w:szCs w:val="20"/>
                          </w:rPr>
                          <m:t>θ</m:t>
                        </m:r>
                      </m:e>
                    </m:func>
                  </m:e>
                  <m:e>
                    <m:r>
                      <m:rPr>
                        <m:sty m:val="p"/>
                      </m:rPr>
                      <w:rPr>
                        <w:rFonts w:ascii="Cambria Math" w:hAnsi="Cambria Math" w:cstheme="majorBidi"/>
                        <w:sz w:val="20"/>
                        <w:szCs w:val="20"/>
                      </w:rPr>
                      <m:t>1</m:t>
                    </m:r>
                  </m:e>
                </m:mr>
                <m:mr>
                  <m:e>
                    <m:func>
                      <m:funcPr>
                        <m:ctrlPr>
                          <w:rPr>
                            <w:rFonts w:ascii="Cambria Math" w:hAnsi="Cambria Math" w:cstheme="majorBidi"/>
                            <w:sz w:val="20"/>
                            <w:szCs w:val="20"/>
                          </w:rPr>
                        </m:ctrlPr>
                      </m:funcPr>
                      <m:fName>
                        <m:r>
                          <m:rPr>
                            <m:sty m:val="p"/>
                          </m:rPr>
                          <w:rPr>
                            <w:rFonts w:ascii="Cambria Math" w:hAnsi="Cambria Math" w:cstheme="majorBidi"/>
                            <w:sz w:val="20"/>
                            <w:szCs w:val="20"/>
                          </w:rPr>
                          <m:t>cos</m:t>
                        </m:r>
                      </m:fName>
                      <m:e>
                        <m:r>
                          <m:rPr>
                            <m:sty m:val="p"/>
                          </m:rPr>
                          <w:rPr>
                            <w:rFonts w:ascii="Cambria Math" w:hAnsi="Cambria Math" w:cstheme="majorBidi"/>
                            <w:sz w:val="20"/>
                            <w:szCs w:val="20"/>
                          </w:rPr>
                          <m:t>(</m:t>
                        </m:r>
                        <m:r>
                          <w:rPr>
                            <w:rFonts w:ascii="Cambria Math" w:hAnsi="Cambria Math" w:cstheme="majorBidi"/>
                            <w:sz w:val="20"/>
                            <w:szCs w:val="20"/>
                          </w:rPr>
                          <m:t>θ</m:t>
                        </m:r>
                        <m:r>
                          <m:rPr>
                            <m:sty m:val="p"/>
                          </m:rPr>
                          <w:rPr>
                            <w:rFonts w:ascii="Cambria Math" w:hAnsi="Cambria Math" w:cstheme="majorBidi"/>
                            <w:sz w:val="20"/>
                            <w:szCs w:val="20"/>
                          </w:rPr>
                          <m:t>-</m:t>
                        </m:r>
                        <m:f>
                          <m:fPr>
                            <m:ctrlPr>
                              <w:rPr>
                                <w:rFonts w:ascii="Cambria Math" w:hAnsi="Cambria Math" w:cstheme="majorBidi"/>
                                <w:sz w:val="20"/>
                                <w:szCs w:val="20"/>
                              </w:rPr>
                            </m:ctrlPr>
                          </m:fPr>
                          <m:num>
                            <m:r>
                              <m:rPr>
                                <m:sty m:val="p"/>
                              </m:rPr>
                              <w:rPr>
                                <w:rFonts w:ascii="Cambria Math" w:hAnsi="Cambria Math" w:cstheme="majorBidi"/>
                                <w:sz w:val="20"/>
                                <w:szCs w:val="20"/>
                              </w:rPr>
                              <m:t>2</m:t>
                            </m:r>
                            <m:r>
                              <w:rPr>
                                <w:rFonts w:ascii="Cambria Math" w:hAnsi="Cambria Math" w:cstheme="majorBidi"/>
                                <w:sz w:val="20"/>
                                <w:szCs w:val="20"/>
                              </w:rPr>
                              <m:t>π</m:t>
                            </m:r>
                          </m:num>
                          <m:den>
                            <m:r>
                              <m:rPr>
                                <m:sty m:val="p"/>
                              </m:rPr>
                              <w:rPr>
                                <w:rFonts w:ascii="Cambria Math" w:hAnsi="Cambria Math" w:cstheme="majorBidi"/>
                                <w:sz w:val="20"/>
                                <w:szCs w:val="20"/>
                              </w:rPr>
                              <m:t>3</m:t>
                            </m:r>
                          </m:den>
                        </m:f>
                        <m:r>
                          <m:rPr>
                            <m:sty m:val="p"/>
                          </m:rPr>
                          <w:rPr>
                            <w:rFonts w:ascii="Cambria Math" w:hAnsi="Cambria Math" w:cstheme="majorBidi"/>
                            <w:sz w:val="20"/>
                            <w:szCs w:val="20"/>
                          </w:rPr>
                          <m:t>)</m:t>
                        </m:r>
                      </m:e>
                    </m:func>
                  </m:e>
                  <m:e>
                    <m:func>
                      <m:funcPr>
                        <m:ctrlPr>
                          <w:rPr>
                            <w:rFonts w:ascii="Cambria Math" w:hAnsi="Cambria Math" w:cstheme="majorBidi"/>
                            <w:sz w:val="20"/>
                            <w:szCs w:val="20"/>
                          </w:rPr>
                        </m:ctrlPr>
                      </m:funcPr>
                      <m:fName>
                        <m:r>
                          <m:rPr>
                            <m:sty m:val="p"/>
                          </m:rPr>
                          <w:rPr>
                            <w:rFonts w:ascii="Cambria Math" w:hAnsi="Cambria Math" w:cstheme="majorBidi"/>
                            <w:sz w:val="20"/>
                            <w:szCs w:val="20"/>
                          </w:rPr>
                          <m:t>sin</m:t>
                        </m:r>
                      </m:fName>
                      <m:e>
                        <m:r>
                          <m:rPr>
                            <m:sty m:val="p"/>
                          </m:rPr>
                          <w:rPr>
                            <w:rFonts w:ascii="Cambria Math" w:hAnsi="Cambria Math" w:cstheme="majorBidi"/>
                            <w:sz w:val="20"/>
                            <w:szCs w:val="20"/>
                          </w:rPr>
                          <m:t>(</m:t>
                        </m:r>
                        <m:r>
                          <w:rPr>
                            <w:rFonts w:ascii="Cambria Math" w:hAnsi="Cambria Math" w:cstheme="majorBidi"/>
                            <w:sz w:val="20"/>
                            <w:szCs w:val="20"/>
                          </w:rPr>
                          <m:t>θ</m:t>
                        </m:r>
                        <m:r>
                          <m:rPr>
                            <m:sty m:val="p"/>
                          </m:rPr>
                          <w:rPr>
                            <w:rFonts w:ascii="Cambria Math" w:hAnsi="Cambria Math" w:cstheme="majorBidi"/>
                            <w:sz w:val="20"/>
                            <w:szCs w:val="20"/>
                          </w:rPr>
                          <m:t>-</m:t>
                        </m:r>
                        <m:f>
                          <m:fPr>
                            <m:ctrlPr>
                              <w:rPr>
                                <w:rFonts w:ascii="Cambria Math" w:hAnsi="Cambria Math" w:cstheme="majorBidi"/>
                                <w:sz w:val="20"/>
                                <w:szCs w:val="20"/>
                              </w:rPr>
                            </m:ctrlPr>
                          </m:fPr>
                          <m:num>
                            <m:r>
                              <m:rPr>
                                <m:sty m:val="p"/>
                              </m:rPr>
                              <w:rPr>
                                <w:rFonts w:ascii="Cambria Math" w:hAnsi="Cambria Math" w:cstheme="majorBidi"/>
                                <w:sz w:val="20"/>
                                <w:szCs w:val="20"/>
                              </w:rPr>
                              <m:t>2</m:t>
                            </m:r>
                            <m:r>
                              <w:rPr>
                                <w:rFonts w:ascii="Cambria Math" w:hAnsi="Cambria Math" w:cstheme="majorBidi"/>
                                <w:sz w:val="20"/>
                                <w:szCs w:val="20"/>
                              </w:rPr>
                              <m:t>π</m:t>
                            </m:r>
                          </m:num>
                          <m:den>
                            <m:r>
                              <m:rPr>
                                <m:sty m:val="p"/>
                              </m:rPr>
                              <w:rPr>
                                <w:rFonts w:ascii="Cambria Math" w:hAnsi="Cambria Math" w:cstheme="majorBidi"/>
                                <w:sz w:val="20"/>
                                <w:szCs w:val="20"/>
                              </w:rPr>
                              <m:t>3</m:t>
                            </m:r>
                          </m:den>
                        </m:f>
                        <m:r>
                          <m:rPr>
                            <m:sty m:val="p"/>
                          </m:rPr>
                          <w:rPr>
                            <w:rFonts w:ascii="Cambria Math" w:hAnsi="Cambria Math" w:cstheme="majorBidi"/>
                            <w:sz w:val="20"/>
                            <w:szCs w:val="20"/>
                          </w:rPr>
                          <m:t>)</m:t>
                        </m:r>
                      </m:e>
                    </m:func>
                  </m:e>
                  <m:e>
                    <m:r>
                      <m:rPr>
                        <m:sty m:val="p"/>
                      </m:rPr>
                      <w:rPr>
                        <w:rFonts w:ascii="Cambria Math" w:hAnsi="Cambria Math" w:cstheme="majorBidi"/>
                        <w:sz w:val="20"/>
                        <w:szCs w:val="20"/>
                      </w:rPr>
                      <m:t>1</m:t>
                    </m:r>
                  </m:e>
                </m:mr>
                <m:mr>
                  <m:e>
                    <m:func>
                      <m:funcPr>
                        <m:ctrlPr>
                          <w:rPr>
                            <w:rFonts w:ascii="Cambria Math" w:hAnsi="Cambria Math" w:cstheme="majorBidi"/>
                            <w:sz w:val="20"/>
                            <w:szCs w:val="20"/>
                          </w:rPr>
                        </m:ctrlPr>
                      </m:funcPr>
                      <m:fName>
                        <m:r>
                          <m:rPr>
                            <m:sty m:val="p"/>
                          </m:rPr>
                          <w:rPr>
                            <w:rFonts w:ascii="Cambria Math" w:hAnsi="Cambria Math" w:cstheme="majorBidi"/>
                            <w:sz w:val="20"/>
                            <w:szCs w:val="20"/>
                          </w:rPr>
                          <m:t>cos</m:t>
                        </m:r>
                      </m:fName>
                      <m:e>
                        <m:r>
                          <m:rPr>
                            <m:sty m:val="p"/>
                          </m:rPr>
                          <w:rPr>
                            <w:rFonts w:ascii="Cambria Math" w:hAnsi="Cambria Math" w:cstheme="majorBidi"/>
                            <w:sz w:val="20"/>
                            <w:szCs w:val="20"/>
                          </w:rPr>
                          <m:t>(</m:t>
                        </m:r>
                        <m:r>
                          <w:rPr>
                            <w:rFonts w:ascii="Cambria Math" w:hAnsi="Cambria Math" w:cstheme="majorBidi"/>
                            <w:sz w:val="20"/>
                            <w:szCs w:val="20"/>
                          </w:rPr>
                          <m:t>θ</m:t>
                        </m:r>
                        <m:r>
                          <m:rPr>
                            <m:sty m:val="p"/>
                          </m:rPr>
                          <w:rPr>
                            <w:rFonts w:ascii="Cambria Math" w:hAnsi="Cambria Math" w:cstheme="majorBidi"/>
                            <w:sz w:val="20"/>
                            <w:szCs w:val="20"/>
                          </w:rPr>
                          <m:t>+</m:t>
                        </m:r>
                        <m:f>
                          <m:fPr>
                            <m:ctrlPr>
                              <w:rPr>
                                <w:rFonts w:ascii="Cambria Math" w:hAnsi="Cambria Math" w:cstheme="majorBidi"/>
                                <w:sz w:val="20"/>
                                <w:szCs w:val="20"/>
                              </w:rPr>
                            </m:ctrlPr>
                          </m:fPr>
                          <m:num>
                            <m:r>
                              <m:rPr>
                                <m:sty m:val="p"/>
                              </m:rPr>
                              <w:rPr>
                                <w:rFonts w:ascii="Cambria Math" w:hAnsi="Cambria Math" w:cstheme="majorBidi"/>
                                <w:sz w:val="20"/>
                                <w:szCs w:val="20"/>
                              </w:rPr>
                              <m:t>2</m:t>
                            </m:r>
                            <m:r>
                              <w:rPr>
                                <w:rFonts w:ascii="Cambria Math" w:hAnsi="Cambria Math" w:cstheme="majorBidi"/>
                                <w:sz w:val="20"/>
                                <w:szCs w:val="20"/>
                              </w:rPr>
                              <m:t>π</m:t>
                            </m:r>
                          </m:num>
                          <m:den>
                            <m:r>
                              <m:rPr>
                                <m:sty m:val="p"/>
                              </m:rPr>
                              <w:rPr>
                                <w:rFonts w:ascii="Cambria Math" w:hAnsi="Cambria Math" w:cstheme="majorBidi"/>
                                <w:sz w:val="20"/>
                                <w:szCs w:val="20"/>
                              </w:rPr>
                              <m:t>3</m:t>
                            </m:r>
                          </m:den>
                        </m:f>
                        <m:r>
                          <m:rPr>
                            <m:sty m:val="p"/>
                          </m:rPr>
                          <w:rPr>
                            <w:rFonts w:ascii="Cambria Math" w:hAnsi="Cambria Math" w:cstheme="majorBidi"/>
                            <w:sz w:val="20"/>
                            <w:szCs w:val="20"/>
                          </w:rPr>
                          <m:t>)</m:t>
                        </m:r>
                      </m:e>
                    </m:func>
                  </m:e>
                  <m:e>
                    <m:func>
                      <m:funcPr>
                        <m:ctrlPr>
                          <w:rPr>
                            <w:rFonts w:ascii="Cambria Math" w:hAnsi="Cambria Math" w:cstheme="majorBidi"/>
                            <w:sz w:val="20"/>
                            <w:szCs w:val="20"/>
                          </w:rPr>
                        </m:ctrlPr>
                      </m:funcPr>
                      <m:fName>
                        <m:r>
                          <m:rPr>
                            <m:sty m:val="p"/>
                          </m:rPr>
                          <w:rPr>
                            <w:rFonts w:ascii="Cambria Math" w:hAnsi="Cambria Math" w:cstheme="majorBidi"/>
                            <w:sz w:val="20"/>
                            <w:szCs w:val="20"/>
                          </w:rPr>
                          <m:t>sin</m:t>
                        </m:r>
                      </m:fName>
                      <m:e>
                        <m:r>
                          <m:rPr>
                            <m:sty m:val="p"/>
                          </m:rPr>
                          <w:rPr>
                            <w:rFonts w:ascii="Cambria Math" w:hAnsi="Cambria Math" w:cstheme="majorBidi"/>
                            <w:sz w:val="20"/>
                            <w:szCs w:val="20"/>
                          </w:rPr>
                          <m:t>(</m:t>
                        </m:r>
                        <m:r>
                          <w:rPr>
                            <w:rFonts w:ascii="Cambria Math" w:hAnsi="Cambria Math" w:cstheme="majorBidi"/>
                            <w:sz w:val="20"/>
                            <w:szCs w:val="20"/>
                          </w:rPr>
                          <m:t>θ</m:t>
                        </m:r>
                        <m:r>
                          <m:rPr>
                            <m:sty m:val="p"/>
                          </m:rPr>
                          <w:rPr>
                            <w:rFonts w:ascii="Cambria Math" w:hAnsi="Cambria Math" w:cstheme="majorBidi"/>
                            <w:sz w:val="20"/>
                            <w:szCs w:val="20"/>
                          </w:rPr>
                          <m:t>+</m:t>
                        </m:r>
                        <m:f>
                          <m:fPr>
                            <m:ctrlPr>
                              <w:rPr>
                                <w:rFonts w:ascii="Cambria Math" w:hAnsi="Cambria Math" w:cstheme="majorBidi"/>
                                <w:sz w:val="20"/>
                                <w:szCs w:val="20"/>
                              </w:rPr>
                            </m:ctrlPr>
                          </m:fPr>
                          <m:num>
                            <m:r>
                              <m:rPr>
                                <m:sty m:val="p"/>
                              </m:rPr>
                              <w:rPr>
                                <w:rFonts w:ascii="Cambria Math" w:hAnsi="Cambria Math" w:cstheme="majorBidi"/>
                                <w:sz w:val="20"/>
                                <w:szCs w:val="20"/>
                              </w:rPr>
                              <m:t>2</m:t>
                            </m:r>
                            <m:r>
                              <w:rPr>
                                <w:rFonts w:ascii="Cambria Math" w:hAnsi="Cambria Math" w:cstheme="majorBidi"/>
                                <w:sz w:val="20"/>
                                <w:szCs w:val="20"/>
                              </w:rPr>
                              <m:t>π</m:t>
                            </m:r>
                          </m:num>
                          <m:den>
                            <m:r>
                              <m:rPr>
                                <m:sty m:val="p"/>
                              </m:rPr>
                              <w:rPr>
                                <w:rFonts w:ascii="Cambria Math" w:hAnsi="Cambria Math" w:cstheme="majorBidi"/>
                                <w:sz w:val="20"/>
                                <w:szCs w:val="20"/>
                              </w:rPr>
                              <m:t>3</m:t>
                            </m:r>
                          </m:den>
                        </m:f>
                        <m:r>
                          <m:rPr>
                            <m:sty m:val="p"/>
                          </m:rPr>
                          <w:rPr>
                            <w:rFonts w:ascii="Cambria Math" w:hAnsi="Cambria Math" w:cstheme="majorBidi"/>
                            <w:sz w:val="20"/>
                            <w:szCs w:val="20"/>
                          </w:rPr>
                          <m:t>)</m:t>
                        </m:r>
                      </m:e>
                    </m:func>
                  </m:e>
                  <m:e>
                    <m:r>
                      <m:rPr>
                        <m:sty m:val="p"/>
                      </m:rPr>
                      <w:rPr>
                        <w:rFonts w:ascii="Cambria Math" w:hAnsi="Cambria Math" w:cstheme="majorBidi"/>
                        <w:sz w:val="20"/>
                        <w:szCs w:val="20"/>
                      </w:rPr>
                      <m:t>1</m:t>
                    </m:r>
                  </m:e>
                </m:mr>
              </m:m>
            </m:e>
          </m:d>
        </m:oMath>
      </w:ins>
    </w:p>
    <w:p w:rsidR="00D120BE" w:rsidRPr="00C67553" w:rsidRDefault="00D120BE" w:rsidP="00D120BE">
      <w:pPr>
        <w:rPr>
          <w:ins w:id="979" w:author="ankit bhatia" w:date="2016-12-12T11:31:00Z"/>
          <w:rFonts w:asciiTheme="majorBidi" w:hAnsiTheme="majorBidi" w:cstheme="majorBidi"/>
          <w:sz w:val="20"/>
          <w:szCs w:val="20"/>
        </w:rPr>
      </w:pPr>
      <w:ins w:id="980" w:author="ankit bhatia" w:date="2016-12-12T11:31:00Z">
        <w:r w:rsidRPr="00C67553">
          <w:rPr>
            <w:rFonts w:asciiTheme="majorBidi" w:hAnsiTheme="majorBidi" w:cstheme="majorBidi"/>
            <w:sz w:val="20"/>
            <w:szCs w:val="20"/>
          </w:rPr>
          <w:t xml:space="preserve">Once we obtained </w:t>
        </w:r>
        <m:oMath>
          <m:sSub>
            <m:sSubPr>
              <m:ctrlPr>
                <w:rPr>
                  <w:rFonts w:ascii="Cambria Math" w:hAnsi="Cambria Math" w:cstheme="majorBidi"/>
                  <w:sz w:val="20"/>
                  <w:szCs w:val="20"/>
                </w:rPr>
              </m:ctrlPr>
            </m:sSubPr>
            <m:e>
              <m:r>
                <w:rPr>
                  <w:rFonts w:ascii="Cambria Math" w:hAnsi="Cambria Math" w:cstheme="majorBidi"/>
                  <w:sz w:val="20"/>
                  <w:szCs w:val="20"/>
                </w:rPr>
                <m:t>i</m:t>
              </m:r>
            </m:e>
            <m:sub>
              <m:r>
                <w:rPr>
                  <w:rFonts w:ascii="Cambria Math" w:hAnsi="Cambria Math" w:cstheme="majorBidi"/>
                  <w:sz w:val="20"/>
                  <w:szCs w:val="20"/>
                </w:rPr>
                <m:t>abcs</m:t>
              </m:r>
            </m:sub>
          </m:sSub>
        </m:oMath>
        <w:r w:rsidRPr="00C67553">
          <w:rPr>
            <w:rFonts w:asciiTheme="majorBidi" w:hAnsiTheme="majorBidi" w:cstheme="majorBidi"/>
            <w:sz w:val="20"/>
            <w:szCs w:val="20"/>
          </w:rPr>
          <w:t xml:space="preserve"> we can obtain </w:t>
        </w:r>
        <m:oMath>
          <m:sSub>
            <m:sSubPr>
              <m:ctrlPr>
                <w:rPr>
                  <w:rFonts w:ascii="Cambria Math" w:hAnsi="Cambria Math" w:cstheme="majorBidi"/>
                  <w:sz w:val="20"/>
                  <w:szCs w:val="20"/>
                </w:rPr>
              </m:ctrlPr>
            </m:sSubPr>
            <m:e>
              <m:acc>
                <m:accPr>
                  <m:chr m:val="̅"/>
                  <m:ctrlPr>
                    <w:rPr>
                      <w:rFonts w:ascii="Cambria Math" w:hAnsi="Cambria Math" w:cstheme="majorBidi"/>
                      <w:sz w:val="20"/>
                      <w:szCs w:val="20"/>
                    </w:rPr>
                  </m:ctrlPr>
                </m:accPr>
                <m:e>
                  <m:r>
                    <w:rPr>
                      <w:rFonts w:ascii="Cambria Math" w:hAnsi="Cambria Math" w:cstheme="majorBidi"/>
                      <w:sz w:val="20"/>
                      <w:szCs w:val="20"/>
                    </w:rPr>
                    <m:t>ν</m:t>
                  </m:r>
                </m:e>
              </m:acc>
            </m:e>
            <m:sub>
              <m:r>
                <w:rPr>
                  <w:rFonts w:ascii="Cambria Math" w:hAnsi="Cambria Math" w:cstheme="majorBidi"/>
                  <w:sz w:val="20"/>
                  <w:szCs w:val="20"/>
                </w:rPr>
                <m:t>abcs</m:t>
              </m:r>
            </m:sub>
          </m:sSub>
        </m:oMath>
        <w:r w:rsidRPr="00C67553">
          <w:rPr>
            <w:rFonts w:asciiTheme="majorBidi" w:hAnsiTheme="majorBidi" w:cstheme="majorBidi"/>
            <w:sz w:val="20"/>
            <w:szCs w:val="20"/>
          </w:rPr>
          <w:t xml:space="preserve"> from Ohm’s law.</w:t>
        </w:r>
      </w:ins>
    </w:p>
    <w:p w:rsidR="00D120BE" w:rsidRPr="00C67553" w:rsidRDefault="00D120BE" w:rsidP="00D120BE">
      <w:pPr>
        <w:rPr>
          <w:ins w:id="981" w:author="ankit bhatia" w:date="2016-12-12T11:31:00Z"/>
          <w:rFonts w:asciiTheme="majorBidi" w:hAnsiTheme="majorBidi" w:cstheme="majorBidi"/>
          <w:sz w:val="20"/>
          <w:szCs w:val="20"/>
        </w:rPr>
      </w:pPr>
    </w:p>
    <w:p w:rsidR="00D120BE" w:rsidRPr="00C67553" w:rsidRDefault="00C40D1D" w:rsidP="00D120BE">
      <w:pPr>
        <w:rPr>
          <w:ins w:id="982" w:author="ankit bhatia" w:date="2016-12-12T11:31:00Z"/>
          <w:rFonts w:asciiTheme="majorBidi" w:hAnsiTheme="majorBidi" w:cstheme="majorBidi"/>
          <w:sz w:val="20"/>
          <w:szCs w:val="20"/>
        </w:rPr>
      </w:pPr>
      <m:oMath>
        <m:sSub>
          <m:sSubPr>
            <m:ctrlPr>
              <w:ins w:id="983" w:author="ankit bhatia" w:date="2016-12-12T11:31:00Z">
                <w:rPr>
                  <w:rFonts w:ascii="Cambria Math" w:hAnsi="Cambria Math" w:cstheme="majorBidi"/>
                  <w:sz w:val="20"/>
                  <w:szCs w:val="20"/>
                </w:rPr>
              </w:ins>
            </m:ctrlPr>
          </m:sSubPr>
          <m:e>
            <m:acc>
              <m:accPr>
                <m:chr m:val="̅"/>
                <m:ctrlPr>
                  <w:ins w:id="984" w:author="ankit bhatia" w:date="2016-12-12T11:31:00Z">
                    <w:rPr>
                      <w:rFonts w:ascii="Cambria Math" w:hAnsi="Cambria Math" w:cstheme="majorBidi"/>
                      <w:sz w:val="20"/>
                      <w:szCs w:val="20"/>
                    </w:rPr>
                  </w:ins>
                </m:ctrlPr>
              </m:accPr>
              <m:e>
                <w:ins w:id="985" w:author="ankit bhatia" w:date="2016-12-12T11:31:00Z">
                  <m:r>
                    <w:rPr>
                      <w:rFonts w:ascii="Cambria Math" w:hAnsi="Cambria Math" w:cstheme="majorBidi"/>
                      <w:sz w:val="20"/>
                      <w:szCs w:val="20"/>
                    </w:rPr>
                    <m:t>ν</m:t>
                  </m:r>
                </w:ins>
              </m:e>
            </m:acc>
          </m:e>
          <m:sub>
            <w:ins w:id="986" w:author="ankit bhatia" w:date="2016-12-12T11:31:00Z">
              <m:r>
                <w:rPr>
                  <w:rFonts w:ascii="Cambria Math" w:hAnsi="Cambria Math" w:cstheme="majorBidi"/>
                  <w:sz w:val="20"/>
                  <w:szCs w:val="20"/>
                </w:rPr>
                <m:t>abcs</m:t>
              </m:r>
            </w:ins>
          </m:sub>
        </m:sSub>
        <w:ins w:id="987" w:author="ankit bhatia" w:date="2016-12-12T11:31:00Z">
          <m:r>
            <m:rPr>
              <m:sty m:val="p"/>
            </m:rPr>
            <w:rPr>
              <w:rFonts w:ascii="Cambria Math" w:hAnsi="Cambria Math" w:cstheme="majorBidi"/>
              <w:sz w:val="20"/>
              <w:szCs w:val="20"/>
            </w:rPr>
            <m:t>=</m:t>
          </m:r>
        </w:ins>
        <m:sSub>
          <m:sSubPr>
            <m:ctrlPr>
              <w:ins w:id="988" w:author="ankit bhatia" w:date="2016-12-12T11:31:00Z">
                <w:rPr>
                  <w:rFonts w:ascii="Cambria Math" w:hAnsi="Cambria Math" w:cstheme="majorBidi"/>
                  <w:sz w:val="20"/>
                  <w:szCs w:val="20"/>
                </w:rPr>
              </w:ins>
            </m:ctrlPr>
          </m:sSubPr>
          <m:e>
            <m:acc>
              <m:accPr>
                <m:chr m:val="̅"/>
                <m:ctrlPr>
                  <w:ins w:id="989" w:author="ankit bhatia" w:date="2016-12-12T11:31:00Z">
                    <w:rPr>
                      <w:rFonts w:ascii="Cambria Math" w:hAnsi="Cambria Math" w:cstheme="majorBidi"/>
                      <w:sz w:val="20"/>
                      <w:szCs w:val="20"/>
                    </w:rPr>
                  </w:ins>
                </m:ctrlPr>
              </m:accPr>
              <m:e>
                <w:ins w:id="990" w:author="ankit bhatia" w:date="2016-12-12T11:31:00Z">
                  <m:r>
                    <w:rPr>
                      <w:rFonts w:ascii="Cambria Math" w:hAnsi="Cambria Math" w:cstheme="majorBidi"/>
                      <w:sz w:val="20"/>
                      <w:szCs w:val="20"/>
                    </w:rPr>
                    <m:t>r</m:t>
                  </m:r>
                </w:ins>
              </m:e>
            </m:acc>
          </m:e>
          <m:sub>
            <w:ins w:id="991" w:author="ankit bhatia" w:date="2016-12-12T11:31:00Z">
              <m:r>
                <w:rPr>
                  <w:rFonts w:ascii="Cambria Math" w:hAnsi="Cambria Math" w:cstheme="majorBidi"/>
                  <w:sz w:val="20"/>
                  <w:szCs w:val="20"/>
                </w:rPr>
                <m:t>s</m:t>
              </m:r>
            </w:ins>
          </m:sub>
        </m:sSub>
        <w:ins w:id="992" w:author="ankit bhatia" w:date="2016-12-12T11:31:00Z">
          <m:r>
            <m:rPr>
              <m:sty m:val="p"/>
            </m:rPr>
            <w:rPr>
              <w:rFonts w:ascii="Cambria Math" w:hAnsi="Cambria Math" w:cstheme="majorBidi"/>
              <w:sz w:val="20"/>
              <w:szCs w:val="20"/>
            </w:rPr>
            <m:t>∙</m:t>
          </m:r>
        </w:ins>
        <m:sSub>
          <m:sSubPr>
            <m:ctrlPr>
              <w:ins w:id="993" w:author="ankit bhatia" w:date="2016-12-12T11:31:00Z">
                <w:rPr>
                  <w:rFonts w:ascii="Cambria Math" w:hAnsi="Cambria Math" w:cstheme="majorBidi"/>
                  <w:sz w:val="20"/>
                  <w:szCs w:val="20"/>
                </w:rPr>
              </w:ins>
            </m:ctrlPr>
          </m:sSubPr>
          <m:e>
            <w:ins w:id="994" w:author="ankit bhatia" w:date="2016-12-12T11:31:00Z">
              <m:r>
                <w:rPr>
                  <w:rFonts w:ascii="Cambria Math" w:hAnsi="Cambria Math" w:cstheme="majorBidi"/>
                  <w:sz w:val="20"/>
                  <w:szCs w:val="20"/>
                </w:rPr>
                <m:t>i</m:t>
              </m:r>
            </w:ins>
          </m:e>
          <m:sub>
            <w:ins w:id="995" w:author="ankit bhatia" w:date="2016-12-12T11:31:00Z">
              <m:r>
                <w:rPr>
                  <w:rFonts w:ascii="Cambria Math" w:hAnsi="Cambria Math" w:cstheme="majorBidi"/>
                  <w:sz w:val="20"/>
                  <w:szCs w:val="20"/>
                </w:rPr>
                <m:t>abcs</m:t>
              </m:r>
            </w:ins>
          </m:sub>
        </m:sSub>
        <w:ins w:id="996" w:author="Onkar" w:date="2016-12-12T12:15:00Z"/>
      </m:oMath>
      <w:r w:rsidR="00CB4C21">
        <w:rPr>
          <w:rFonts w:asciiTheme="majorBidi" w:hAnsiTheme="majorBidi" w:cstheme="majorBidi"/>
          <w:sz w:val="20"/>
          <w:szCs w:val="20"/>
        </w:rPr>
        <w:tab/>
      </w:r>
      <w:ins w:id="997" w:author="ankit bhatia" w:date="2016-12-12T11:31:00Z">
        <w:r w:rsidR="00CB4C21">
          <w:rPr>
            <w:rFonts w:asciiTheme="majorBidi" w:hAnsiTheme="majorBidi" w:cstheme="majorBidi"/>
            <w:sz w:val="20"/>
            <w:szCs w:val="20"/>
          </w:rPr>
          <w:tab/>
        </w:r>
        <w:r w:rsidR="00CB4C21">
          <w:rPr>
            <w:rFonts w:asciiTheme="majorBidi" w:hAnsiTheme="majorBidi" w:cstheme="majorBidi"/>
            <w:sz w:val="20"/>
            <w:szCs w:val="20"/>
          </w:rPr>
          <w:tab/>
        </w:r>
        <w:r w:rsidR="00CB4C21">
          <w:rPr>
            <w:rFonts w:asciiTheme="majorBidi" w:hAnsiTheme="majorBidi" w:cstheme="majorBidi"/>
            <w:sz w:val="20"/>
            <w:szCs w:val="20"/>
          </w:rPr>
          <w:tab/>
          <w:t xml:space="preserve">       (28</w:t>
        </w:r>
        <w:r w:rsidR="00D120BE" w:rsidRPr="00C67553">
          <w:rPr>
            <w:rFonts w:asciiTheme="majorBidi" w:hAnsiTheme="majorBidi" w:cstheme="majorBidi"/>
            <w:sz w:val="20"/>
            <w:szCs w:val="20"/>
          </w:rPr>
          <w:t>)</w:t>
        </w:r>
      </w:ins>
    </w:p>
    <w:p w:rsidR="00D120BE" w:rsidRPr="00C67553" w:rsidRDefault="00D120BE" w:rsidP="00C67553">
      <w:pPr>
        <w:rPr>
          <w:ins w:id="998" w:author="ankit bhatia" w:date="2016-12-12T11:31:00Z"/>
          <w:rFonts w:asciiTheme="majorBidi" w:hAnsiTheme="majorBidi" w:cstheme="majorBidi"/>
          <w:sz w:val="20"/>
          <w:szCs w:val="20"/>
        </w:rPr>
      </w:pPr>
    </w:p>
    <w:p w:rsidR="00D120BE" w:rsidRPr="00C67553" w:rsidRDefault="00D120BE" w:rsidP="00D120BE">
      <w:pPr>
        <w:rPr>
          <w:ins w:id="999" w:author="ankit bhatia" w:date="2016-12-12T11:31:00Z"/>
          <w:rFonts w:asciiTheme="majorBidi" w:hAnsiTheme="majorBidi" w:cstheme="majorBidi"/>
          <w:sz w:val="20"/>
          <w:szCs w:val="20"/>
        </w:rPr>
      </w:pPr>
      <w:ins w:id="1000" w:author="ankit bhatia" w:date="2016-12-12T11:31:00Z">
        <w:r w:rsidRPr="00C67553">
          <w:rPr>
            <w:rFonts w:asciiTheme="majorBidi" w:hAnsiTheme="majorBidi" w:cstheme="majorBidi"/>
            <w:sz w:val="20"/>
            <w:szCs w:val="20"/>
          </w:rPr>
          <w:t>Controlled voltage source is a three leg converter constituting six power switches</w:t>
        </w:r>
        <m:oMath>
          <m:sSub>
            <m:sSubPr>
              <m:ctrlPr>
                <w:rPr>
                  <w:rFonts w:ascii="Cambria Math" w:hAnsi="Cambria Math" w:cstheme="majorBidi"/>
                  <w:sz w:val="20"/>
                  <w:szCs w:val="20"/>
                </w:rPr>
              </m:ctrlPr>
            </m:sSubPr>
            <m:e>
              <m:r>
                <w:rPr>
                  <w:rFonts w:ascii="Cambria Math" w:hAnsi="Cambria Math" w:cstheme="majorBidi"/>
                  <w:sz w:val="20"/>
                  <w:szCs w:val="20"/>
                </w:rPr>
                <m:t>q</m:t>
              </m:r>
            </m:e>
            <m:sub>
              <m:r>
                <m:rPr>
                  <m:sty m:val="p"/>
                </m:rPr>
                <w:rPr>
                  <w:rFonts w:ascii="Cambria Math" w:hAnsi="Cambria Math" w:cstheme="majorBidi"/>
                  <w:sz w:val="20"/>
                  <w:szCs w:val="20"/>
                </w:rPr>
                <m:t>1</m:t>
              </m:r>
            </m:sub>
          </m:sSub>
        </m:oMath>
        <w:r w:rsidRPr="00C67553">
          <w:rPr>
            <w:rFonts w:asciiTheme="majorBidi" w:hAnsiTheme="majorBidi" w:cstheme="majorBidi"/>
            <w:sz w:val="20"/>
            <w:szCs w:val="20"/>
          </w:rPr>
          <w:t>,</w:t>
        </w:r>
        <m:oMath>
          <m:acc>
            <m:accPr>
              <m:chr m:val="̅"/>
              <m:ctrlPr>
                <w:rPr>
                  <w:rFonts w:ascii="Cambria Math" w:hAnsi="Cambria Math" w:cstheme="majorBidi"/>
                  <w:sz w:val="20"/>
                  <w:szCs w:val="20"/>
                </w:rPr>
              </m:ctrlPr>
            </m:accPr>
            <m:e>
              <m:sSub>
                <m:sSubPr>
                  <m:ctrlPr>
                    <w:rPr>
                      <w:rFonts w:ascii="Cambria Math" w:hAnsi="Cambria Math" w:cstheme="majorBidi"/>
                      <w:sz w:val="20"/>
                      <w:szCs w:val="20"/>
                    </w:rPr>
                  </m:ctrlPr>
                </m:sSubPr>
                <m:e>
                  <m:r>
                    <w:rPr>
                      <w:rFonts w:ascii="Cambria Math" w:hAnsi="Cambria Math" w:cstheme="majorBidi"/>
                      <w:sz w:val="20"/>
                      <w:szCs w:val="20"/>
                    </w:rPr>
                    <m:t>q</m:t>
                  </m:r>
                </m:e>
                <m:sub>
                  <m:r>
                    <m:rPr>
                      <m:sty m:val="p"/>
                    </m:rPr>
                    <w:rPr>
                      <w:rFonts w:ascii="Cambria Math" w:hAnsi="Cambria Math" w:cstheme="majorBidi"/>
                      <w:sz w:val="20"/>
                      <w:szCs w:val="20"/>
                    </w:rPr>
                    <m:t>1</m:t>
                  </m:r>
                </m:sub>
              </m:sSub>
            </m:e>
          </m:acc>
          <w:proofErr w:type="gramStart"/>
        </m:oMath>
        <w:r w:rsidRPr="00C67553">
          <w:rPr>
            <w:rFonts w:asciiTheme="majorBidi" w:hAnsiTheme="majorBidi" w:cstheme="majorBidi"/>
            <w:sz w:val="20"/>
            <w:szCs w:val="20"/>
          </w:rPr>
          <w:t xml:space="preserve">, </w:t>
        </w:r>
        <m:oMath>
          <w:proofErr w:type="gramEnd"/>
          <m:sSub>
            <m:sSubPr>
              <m:ctrlPr>
                <w:rPr>
                  <w:rFonts w:ascii="Cambria Math" w:hAnsi="Cambria Math" w:cstheme="majorBidi"/>
                  <w:sz w:val="20"/>
                  <w:szCs w:val="20"/>
                </w:rPr>
              </m:ctrlPr>
            </m:sSubPr>
            <m:e>
              <m:r>
                <w:rPr>
                  <w:rFonts w:ascii="Cambria Math" w:hAnsi="Cambria Math" w:cstheme="majorBidi"/>
                  <w:sz w:val="20"/>
                  <w:szCs w:val="20"/>
                </w:rPr>
                <m:t>q</m:t>
              </m:r>
            </m:e>
            <m:sub>
              <m:r>
                <m:rPr>
                  <m:sty m:val="p"/>
                </m:rPr>
                <w:rPr>
                  <w:rFonts w:ascii="Cambria Math" w:hAnsi="Cambria Math" w:cstheme="majorBidi"/>
                  <w:sz w:val="20"/>
                  <w:szCs w:val="20"/>
                </w:rPr>
                <m:t>2</m:t>
              </m:r>
            </m:sub>
          </m:sSub>
        </m:oMath>
        <w:r w:rsidRPr="00C67553">
          <w:rPr>
            <w:rFonts w:asciiTheme="majorBidi" w:hAnsiTheme="majorBidi" w:cstheme="majorBidi"/>
            <w:sz w:val="20"/>
            <w:szCs w:val="20"/>
          </w:rPr>
          <w:t xml:space="preserve">, </w:t>
        </w:r>
        <m:oMath>
          <m:acc>
            <m:accPr>
              <m:chr m:val="̅"/>
              <m:ctrlPr>
                <w:rPr>
                  <w:rFonts w:ascii="Cambria Math" w:hAnsi="Cambria Math" w:cstheme="majorBidi"/>
                  <w:sz w:val="20"/>
                  <w:szCs w:val="20"/>
                </w:rPr>
              </m:ctrlPr>
            </m:accPr>
            <m:e>
              <m:sSub>
                <m:sSubPr>
                  <m:ctrlPr>
                    <w:rPr>
                      <w:rFonts w:ascii="Cambria Math" w:hAnsi="Cambria Math" w:cstheme="majorBidi"/>
                      <w:sz w:val="20"/>
                      <w:szCs w:val="20"/>
                    </w:rPr>
                  </m:ctrlPr>
                </m:sSubPr>
                <m:e>
                  <m:r>
                    <w:rPr>
                      <w:rFonts w:ascii="Cambria Math" w:hAnsi="Cambria Math" w:cstheme="majorBidi"/>
                      <w:sz w:val="20"/>
                      <w:szCs w:val="20"/>
                    </w:rPr>
                    <m:t>q</m:t>
                  </m:r>
                </m:e>
                <m:sub>
                  <m:r>
                    <m:rPr>
                      <m:sty m:val="p"/>
                    </m:rPr>
                    <w:rPr>
                      <w:rFonts w:ascii="Cambria Math" w:hAnsi="Cambria Math" w:cstheme="majorBidi"/>
                      <w:sz w:val="20"/>
                      <w:szCs w:val="20"/>
                    </w:rPr>
                    <m:t>2</m:t>
                  </m:r>
                </m:sub>
              </m:sSub>
            </m:e>
          </m:acc>
        </m:oMath>
        <w:r w:rsidRPr="00C67553">
          <w:rPr>
            <w:rFonts w:asciiTheme="majorBidi" w:hAnsiTheme="majorBidi" w:cstheme="majorBidi"/>
            <w:sz w:val="20"/>
            <w:szCs w:val="20"/>
          </w:rPr>
          <w:t xml:space="preserve">, </w:t>
        </w:r>
        <m:oMath>
          <m:sSub>
            <m:sSubPr>
              <m:ctrlPr>
                <w:rPr>
                  <w:rFonts w:ascii="Cambria Math" w:hAnsi="Cambria Math" w:cstheme="majorBidi"/>
                  <w:sz w:val="20"/>
                  <w:szCs w:val="20"/>
                </w:rPr>
              </m:ctrlPr>
            </m:sSubPr>
            <m:e>
              <m:r>
                <w:rPr>
                  <w:rFonts w:ascii="Cambria Math" w:hAnsi="Cambria Math" w:cstheme="majorBidi"/>
                  <w:sz w:val="20"/>
                  <w:szCs w:val="20"/>
                </w:rPr>
                <m:t>q</m:t>
              </m:r>
            </m:e>
            <m:sub>
              <m:r>
                <m:rPr>
                  <m:sty m:val="p"/>
                </m:rPr>
                <w:rPr>
                  <w:rFonts w:ascii="Cambria Math" w:hAnsi="Cambria Math" w:cstheme="majorBidi"/>
                  <w:sz w:val="20"/>
                  <w:szCs w:val="20"/>
                </w:rPr>
                <m:t>3</m:t>
              </m:r>
            </m:sub>
          </m:sSub>
        </m:oMath>
        <w:r w:rsidRPr="00C67553">
          <w:rPr>
            <w:rFonts w:asciiTheme="majorBidi" w:hAnsiTheme="majorBidi" w:cstheme="majorBidi"/>
            <w:sz w:val="20"/>
            <w:szCs w:val="20"/>
          </w:rPr>
          <w:t xml:space="preserve">, </w:t>
        </w:r>
        <m:oMath>
          <m:acc>
            <m:accPr>
              <m:chr m:val="̅"/>
              <m:ctrlPr>
                <w:rPr>
                  <w:rFonts w:ascii="Cambria Math" w:hAnsi="Cambria Math" w:cstheme="majorBidi"/>
                  <w:sz w:val="20"/>
                  <w:szCs w:val="20"/>
                </w:rPr>
              </m:ctrlPr>
            </m:accPr>
            <m:e>
              <m:sSub>
                <m:sSubPr>
                  <m:ctrlPr>
                    <w:rPr>
                      <w:rFonts w:ascii="Cambria Math" w:hAnsi="Cambria Math" w:cstheme="majorBidi"/>
                      <w:sz w:val="20"/>
                      <w:szCs w:val="20"/>
                    </w:rPr>
                  </m:ctrlPr>
                </m:sSubPr>
                <m:e>
                  <m:r>
                    <w:rPr>
                      <w:rFonts w:ascii="Cambria Math" w:hAnsi="Cambria Math" w:cstheme="majorBidi"/>
                      <w:sz w:val="20"/>
                      <w:szCs w:val="20"/>
                    </w:rPr>
                    <m:t>q</m:t>
                  </m:r>
                </m:e>
                <m:sub>
                  <m:r>
                    <m:rPr>
                      <m:sty m:val="p"/>
                    </m:rPr>
                    <w:rPr>
                      <w:rFonts w:ascii="Cambria Math" w:hAnsi="Cambria Math" w:cstheme="majorBidi"/>
                      <w:sz w:val="20"/>
                      <w:szCs w:val="20"/>
                    </w:rPr>
                    <m:t>3</m:t>
                  </m:r>
                </m:sub>
              </m:sSub>
            </m:e>
          </m:acc>
        </m:oMath>
        <w:r w:rsidRPr="00C67553">
          <w:rPr>
            <w:rFonts w:asciiTheme="majorBidi" w:hAnsiTheme="majorBidi" w:cstheme="majorBidi"/>
            <w:sz w:val="20"/>
            <w:szCs w:val="20"/>
          </w:rPr>
          <w:t xml:space="preserve"> respectively. The upper switches q1, q2, q3 </w:t>
        </w:r>
        <w:proofErr w:type="gramStart"/>
        <w:r w:rsidRPr="00C67553">
          <w:rPr>
            <w:rFonts w:asciiTheme="majorBidi" w:hAnsiTheme="majorBidi" w:cstheme="majorBidi"/>
            <w:sz w:val="20"/>
            <w:szCs w:val="20"/>
          </w:rPr>
          <w:t xml:space="preserve">and </w:t>
        </w:r>
        <m:oMath>
          <w:proofErr w:type="gramEnd"/>
          <m:acc>
            <m:accPr>
              <m:chr m:val="̅"/>
              <m:ctrlPr>
                <w:rPr>
                  <w:rFonts w:ascii="Cambria Math" w:hAnsi="Cambria Math" w:cstheme="majorBidi"/>
                  <w:sz w:val="20"/>
                  <w:szCs w:val="20"/>
                </w:rPr>
              </m:ctrlPr>
            </m:accPr>
            <m:e>
              <m:sSub>
                <m:sSubPr>
                  <m:ctrlPr>
                    <w:rPr>
                      <w:rFonts w:ascii="Cambria Math" w:hAnsi="Cambria Math" w:cstheme="majorBidi"/>
                      <w:sz w:val="20"/>
                      <w:szCs w:val="20"/>
                    </w:rPr>
                  </m:ctrlPr>
                </m:sSubPr>
                <m:e>
                  <m:r>
                    <w:rPr>
                      <w:rFonts w:ascii="Cambria Math" w:hAnsi="Cambria Math" w:cstheme="majorBidi"/>
                      <w:sz w:val="20"/>
                      <w:szCs w:val="20"/>
                    </w:rPr>
                    <m:t>q</m:t>
                  </m:r>
                </m:e>
                <m:sub>
                  <m:r>
                    <m:rPr>
                      <m:sty m:val="p"/>
                    </m:rPr>
                    <w:rPr>
                      <w:rFonts w:ascii="Cambria Math" w:hAnsi="Cambria Math" w:cstheme="majorBidi"/>
                      <w:sz w:val="20"/>
                      <w:szCs w:val="20"/>
                    </w:rPr>
                    <m:t>1</m:t>
                  </m:r>
                </m:sub>
              </m:sSub>
            </m:e>
          </m:acc>
        </m:oMath>
        <w:r w:rsidRPr="00C67553">
          <w:rPr>
            <w:rFonts w:asciiTheme="majorBidi" w:hAnsiTheme="majorBidi" w:cstheme="majorBidi"/>
            <w:sz w:val="20"/>
            <w:szCs w:val="20"/>
          </w:rPr>
          <w:t>,</w:t>
        </w:r>
        <m:oMath>
          <m:acc>
            <m:accPr>
              <m:chr m:val="̅"/>
              <m:ctrlPr>
                <w:rPr>
                  <w:rFonts w:ascii="Cambria Math" w:hAnsi="Cambria Math" w:cstheme="majorBidi"/>
                  <w:sz w:val="20"/>
                  <w:szCs w:val="20"/>
                </w:rPr>
              </m:ctrlPr>
            </m:accPr>
            <m:e>
              <m:sSub>
                <m:sSubPr>
                  <m:ctrlPr>
                    <w:rPr>
                      <w:rFonts w:ascii="Cambria Math" w:hAnsi="Cambria Math" w:cstheme="majorBidi"/>
                      <w:sz w:val="20"/>
                      <w:szCs w:val="20"/>
                    </w:rPr>
                  </m:ctrlPr>
                </m:sSubPr>
                <m:e>
                  <m:r>
                    <w:rPr>
                      <w:rFonts w:ascii="Cambria Math" w:hAnsi="Cambria Math" w:cstheme="majorBidi"/>
                      <w:sz w:val="20"/>
                      <w:szCs w:val="20"/>
                    </w:rPr>
                    <m:t>q</m:t>
                  </m:r>
                </m:e>
                <m:sub>
                  <m:r>
                    <m:rPr>
                      <m:sty m:val="p"/>
                    </m:rPr>
                    <w:rPr>
                      <w:rFonts w:ascii="Cambria Math" w:hAnsi="Cambria Math" w:cstheme="majorBidi"/>
                      <w:sz w:val="20"/>
                      <w:szCs w:val="20"/>
                    </w:rPr>
                    <m:t>2</m:t>
                  </m:r>
                </m:sub>
              </m:sSub>
            </m:e>
          </m:acc>
        </m:oMath>
        <w:r w:rsidRPr="00C67553">
          <w:rPr>
            <w:rFonts w:asciiTheme="majorBidi" w:hAnsiTheme="majorBidi" w:cstheme="majorBidi"/>
            <w:sz w:val="20"/>
            <w:szCs w:val="20"/>
          </w:rPr>
          <w:t xml:space="preserve">, </w:t>
        </w:r>
        <m:oMath>
          <m:acc>
            <m:accPr>
              <m:chr m:val="̅"/>
              <m:ctrlPr>
                <w:rPr>
                  <w:rFonts w:ascii="Cambria Math" w:hAnsi="Cambria Math" w:cstheme="majorBidi"/>
                  <w:sz w:val="20"/>
                  <w:szCs w:val="20"/>
                </w:rPr>
              </m:ctrlPr>
            </m:accPr>
            <m:e>
              <m:sSub>
                <m:sSubPr>
                  <m:ctrlPr>
                    <w:rPr>
                      <w:rFonts w:ascii="Cambria Math" w:hAnsi="Cambria Math" w:cstheme="majorBidi"/>
                      <w:sz w:val="20"/>
                      <w:szCs w:val="20"/>
                    </w:rPr>
                  </m:ctrlPr>
                </m:sSubPr>
                <m:e>
                  <m:r>
                    <w:rPr>
                      <w:rFonts w:ascii="Cambria Math" w:hAnsi="Cambria Math" w:cstheme="majorBidi"/>
                      <w:sz w:val="20"/>
                      <w:szCs w:val="20"/>
                    </w:rPr>
                    <m:t>q</m:t>
                  </m:r>
                </m:e>
                <m:sub>
                  <m:r>
                    <m:rPr>
                      <m:sty m:val="p"/>
                    </m:rPr>
                    <w:rPr>
                      <w:rFonts w:ascii="Cambria Math" w:hAnsi="Cambria Math" w:cstheme="majorBidi"/>
                      <w:sz w:val="20"/>
                      <w:szCs w:val="20"/>
                    </w:rPr>
                    <m:t>3</m:t>
                  </m:r>
                </m:sub>
              </m:sSub>
            </m:e>
          </m:acc>
        </m:oMath>
        <w:r w:rsidRPr="00C67553">
          <w:rPr>
            <w:rFonts w:asciiTheme="majorBidi" w:hAnsiTheme="majorBidi" w:cstheme="majorBidi"/>
            <w:sz w:val="20"/>
            <w:szCs w:val="20"/>
          </w:rPr>
          <w:t xml:space="preserve">  are complementary, which means </w:t>
        </w:r>
        <m:oMath>
          <m:sSub>
            <m:sSubPr>
              <m:ctrlPr>
                <w:rPr>
                  <w:rFonts w:ascii="Cambria Math" w:hAnsi="Cambria Math" w:cstheme="majorBidi"/>
                  <w:sz w:val="20"/>
                  <w:szCs w:val="20"/>
                </w:rPr>
              </m:ctrlPr>
            </m:sSubPr>
            <m:e>
              <m:r>
                <w:rPr>
                  <w:rFonts w:ascii="Cambria Math" w:hAnsi="Cambria Math" w:cstheme="majorBidi"/>
                  <w:sz w:val="20"/>
                  <w:szCs w:val="20"/>
                </w:rPr>
                <m:t>q</m:t>
              </m:r>
            </m:e>
            <m:sub>
              <m:r>
                <w:rPr>
                  <w:rFonts w:ascii="Cambria Math" w:hAnsi="Cambria Math" w:cstheme="majorBidi"/>
                  <w:sz w:val="20"/>
                  <w:szCs w:val="20"/>
                </w:rPr>
                <m:t>x</m:t>
              </m:r>
            </m:sub>
          </m:sSub>
        </m:oMath>
        <w:r w:rsidRPr="00C67553">
          <w:rPr>
            <w:rFonts w:asciiTheme="majorBidi" w:hAnsiTheme="majorBidi" w:cstheme="majorBidi"/>
            <w:sz w:val="20"/>
            <w:szCs w:val="20"/>
          </w:rPr>
          <w:t>= (1 -</w:t>
        </w:r>
        <m:oMath>
          <m:acc>
            <m:accPr>
              <m:chr m:val="̅"/>
              <m:ctrlPr>
                <w:rPr>
                  <w:rFonts w:ascii="Cambria Math" w:hAnsi="Cambria Math" w:cstheme="majorBidi"/>
                  <w:sz w:val="20"/>
                  <w:szCs w:val="20"/>
                </w:rPr>
              </m:ctrlPr>
            </m:accPr>
            <m:e>
              <m:sSub>
                <m:sSubPr>
                  <m:ctrlPr>
                    <w:rPr>
                      <w:rFonts w:ascii="Cambria Math" w:hAnsi="Cambria Math" w:cstheme="majorBidi"/>
                      <w:sz w:val="20"/>
                      <w:szCs w:val="20"/>
                    </w:rPr>
                  </m:ctrlPr>
                </m:sSubPr>
                <m:e>
                  <m:r>
                    <w:rPr>
                      <w:rFonts w:ascii="Cambria Math" w:hAnsi="Cambria Math" w:cstheme="majorBidi"/>
                      <w:sz w:val="20"/>
                      <w:szCs w:val="20"/>
                    </w:rPr>
                    <m:t>q</m:t>
                  </m:r>
                </m:e>
                <m:sub>
                  <m:r>
                    <w:rPr>
                      <w:rFonts w:ascii="Cambria Math" w:hAnsi="Cambria Math" w:cstheme="majorBidi"/>
                      <w:sz w:val="20"/>
                      <w:szCs w:val="20"/>
                    </w:rPr>
                    <m:t>x</m:t>
                  </m:r>
                </m:sub>
              </m:sSub>
            </m:e>
          </m:acc>
        </m:oMath>
        <w:r w:rsidRPr="00C67553">
          <w:rPr>
            <w:rFonts w:asciiTheme="majorBidi" w:hAnsiTheme="majorBidi" w:cstheme="majorBidi"/>
            <w:sz w:val="20"/>
            <w:szCs w:val="20"/>
          </w:rPr>
          <w:t xml:space="preserve">). The </w:t>
        </w:r>
        <w:proofErr w:type="gramStart"/>
        <w:r w:rsidRPr="00C67553">
          <w:rPr>
            <w:rFonts w:asciiTheme="majorBidi" w:hAnsiTheme="majorBidi" w:cstheme="majorBidi"/>
            <w:sz w:val="20"/>
            <w:szCs w:val="20"/>
          </w:rPr>
          <w:t>state of switches are</w:t>
        </w:r>
        <w:proofErr w:type="gramEnd"/>
        <w:r w:rsidRPr="00C67553">
          <w:rPr>
            <w:rFonts w:asciiTheme="majorBidi" w:hAnsiTheme="majorBidi" w:cstheme="majorBidi"/>
            <w:sz w:val="20"/>
            <w:szCs w:val="20"/>
          </w:rPr>
          <w:t xml:space="preserve"> represented. The conduction state of switches can be represented using binary variable as </w:t>
        </w:r>
        <m:oMath>
          <m:sSub>
            <m:sSubPr>
              <m:ctrlPr>
                <w:rPr>
                  <w:rFonts w:ascii="Cambria Math" w:hAnsi="Cambria Math" w:cstheme="majorBidi"/>
                  <w:sz w:val="20"/>
                  <w:szCs w:val="20"/>
                </w:rPr>
              </m:ctrlPr>
            </m:sSubPr>
            <m:e>
              <m:r>
                <w:rPr>
                  <w:rFonts w:ascii="Cambria Math" w:hAnsi="Cambria Math" w:cstheme="majorBidi"/>
                  <w:sz w:val="20"/>
                  <w:szCs w:val="20"/>
                </w:rPr>
                <m:t>q</m:t>
              </m:r>
            </m:e>
            <m:sub>
              <m:r>
                <w:rPr>
                  <w:rFonts w:ascii="Cambria Math" w:hAnsi="Cambria Math" w:cstheme="majorBidi"/>
                  <w:sz w:val="20"/>
                  <w:szCs w:val="20"/>
                </w:rPr>
                <m:t>x</m:t>
              </m:r>
            </m:sub>
          </m:sSub>
        </m:oMath>
        <w:r w:rsidRPr="00C67553">
          <w:rPr>
            <w:rFonts w:asciiTheme="majorBidi" w:hAnsiTheme="majorBidi" w:cstheme="majorBidi"/>
            <w:sz w:val="20"/>
            <w:szCs w:val="20"/>
          </w:rPr>
          <w:t xml:space="preserve">=1 for a closed switch and </w:t>
        </w:r>
        <m:oMath>
          <m:sSub>
            <m:sSubPr>
              <m:ctrlPr>
                <w:rPr>
                  <w:rFonts w:ascii="Cambria Math" w:hAnsi="Cambria Math" w:cstheme="majorBidi"/>
                  <w:sz w:val="20"/>
                  <w:szCs w:val="20"/>
                </w:rPr>
              </m:ctrlPr>
            </m:sSubPr>
            <m:e>
              <m:r>
                <w:rPr>
                  <w:rFonts w:ascii="Cambria Math" w:hAnsi="Cambria Math" w:cstheme="majorBidi"/>
                  <w:sz w:val="20"/>
                  <w:szCs w:val="20"/>
                </w:rPr>
                <m:t>q</m:t>
              </m:r>
            </m:e>
            <m:sub>
              <m:r>
                <w:rPr>
                  <w:rFonts w:ascii="Cambria Math" w:hAnsi="Cambria Math" w:cstheme="majorBidi"/>
                  <w:sz w:val="20"/>
                  <w:szCs w:val="20"/>
                </w:rPr>
                <m:t>x</m:t>
              </m:r>
            </m:sub>
          </m:sSub>
        </m:oMath>
        <w:r w:rsidRPr="00C67553">
          <w:rPr>
            <w:rFonts w:asciiTheme="majorBidi" w:hAnsiTheme="majorBidi" w:cstheme="majorBidi"/>
            <w:sz w:val="20"/>
            <w:szCs w:val="20"/>
          </w:rPr>
          <w:t>=0 for an open switch (where x=1, 2, 3). The pole voltages are given as</w:t>
        </w:r>
        <m:oMath>
          <m:sSub>
            <m:sSubPr>
              <m:ctrlPr>
                <w:rPr>
                  <w:rFonts w:ascii="Cambria Math" w:hAnsi="Cambria Math" w:cstheme="majorBidi"/>
                  <w:sz w:val="20"/>
                  <w:szCs w:val="20"/>
                </w:rPr>
              </m:ctrlPr>
            </m:sSubPr>
            <m:e>
              <m:r>
                <w:rPr>
                  <w:rFonts w:ascii="Cambria Math" w:hAnsi="Cambria Math" w:cstheme="majorBidi"/>
                  <w:sz w:val="20"/>
                  <w:szCs w:val="20"/>
                </w:rPr>
                <m:t>V</m:t>
              </m:r>
            </m:e>
            <m:sub>
              <m:r>
                <m:rPr>
                  <m:sty m:val="p"/>
                </m:rPr>
                <w:rPr>
                  <w:rFonts w:ascii="Cambria Math" w:hAnsi="Cambria Math" w:cstheme="majorBidi"/>
                  <w:sz w:val="20"/>
                  <w:szCs w:val="20"/>
                </w:rPr>
                <m:t>10</m:t>
              </m:r>
            </m:sub>
          </m:sSub>
        </m:oMath>
        <w:r w:rsidRPr="00C67553">
          <w:rPr>
            <w:rFonts w:asciiTheme="majorBidi" w:hAnsiTheme="majorBidi" w:cstheme="majorBidi"/>
            <w:sz w:val="20"/>
            <w:szCs w:val="20"/>
          </w:rPr>
          <w:t>,</w:t>
        </w:r>
        <m:oMath>
          <m:sSub>
            <m:sSubPr>
              <m:ctrlPr>
                <w:rPr>
                  <w:rFonts w:ascii="Cambria Math" w:hAnsi="Cambria Math" w:cstheme="majorBidi"/>
                  <w:sz w:val="20"/>
                  <w:szCs w:val="20"/>
                </w:rPr>
              </m:ctrlPr>
            </m:sSubPr>
            <m:e>
              <m:r>
                <w:rPr>
                  <w:rFonts w:ascii="Cambria Math" w:hAnsi="Cambria Math" w:cstheme="majorBidi"/>
                  <w:sz w:val="20"/>
                  <w:szCs w:val="20"/>
                </w:rPr>
                <m:t>V</m:t>
              </m:r>
            </m:e>
            <m:sub>
              <m:r>
                <m:rPr>
                  <m:sty m:val="p"/>
                </m:rPr>
                <w:rPr>
                  <w:rFonts w:ascii="Cambria Math" w:hAnsi="Cambria Math" w:cstheme="majorBidi"/>
                  <w:sz w:val="20"/>
                  <w:szCs w:val="20"/>
                </w:rPr>
                <m:t>20</m:t>
              </m:r>
            </m:sub>
          </m:sSub>
          <w:proofErr w:type="gramStart"/>
        </m:oMath>
        <w:r w:rsidRPr="00C67553">
          <w:rPr>
            <w:rFonts w:asciiTheme="majorBidi" w:hAnsiTheme="majorBidi" w:cstheme="majorBidi"/>
            <w:sz w:val="20"/>
            <w:szCs w:val="20"/>
          </w:rPr>
          <w:t>,</w:t>
        </w:r>
        <m:oMath>
          <w:proofErr w:type="gramEnd"/>
          <m:sSub>
            <m:sSubPr>
              <m:ctrlPr>
                <w:rPr>
                  <w:rFonts w:ascii="Cambria Math" w:hAnsi="Cambria Math" w:cstheme="majorBidi"/>
                  <w:sz w:val="20"/>
                  <w:szCs w:val="20"/>
                </w:rPr>
              </m:ctrlPr>
            </m:sSubPr>
            <m:e>
              <m:r>
                <w:rPr>
                  <w:rFonts w:ascii="Cambria Math" w:hAnsi="Cambria Math" w:cstheme="majorBidi"/>
                  <w:sz w:val="20"/>
                  <w:szCs w:val="20"/>
                </w:rPr>
                <m:t>V</m:t>
              </m:r>
            </m:e>
            <m:sub>
              <m:r>
                <m:rPr>
                  <m:sty m:val="p"/>
                </m:rPr>
                <w:rPr>
                  <w:rFonts w:ascii="Cambria Math" w:hAnsi="Cambria Math" w:cstheme="majorBidi"/>
                  <w:sz w:val="20"/>
                  <w:szCs w:val="20"/>
                </w:rPr>
                <m:t>30</m:t>
              </m:r>
            </m:sub>
          </m:sSub>
        </m:oMath>
        <w:r w:rsidRPr="00C67553">
          <w:rPr>
            <w:rFonts w:asciiTheme="majorBidi" w:hAnsiTheme="majorBidi" w:cstheme="majorBidi"/>
            <w:sz w:val="20"/>
            <w:szCs w:val="20"/>
          </w:rPr>
          <w:t xml:space="preserve"> can be defined as a function of the state of switches as: </w:t>
        </w:r>
      </w:ins>
    </w:p>
    <w:p w:rsidR="00D120BE" w:rsidRPr="00C67553" w:rsidRDefault="00C40D1D" w:rsidP="00D120BE">
      <w:pPr>
        <w:rPr>
          <w:ins w:id="1001" w:author="ankit bhatia" w:date="2016-12-12T11:31:00Z"/>
          <w:rFonts w:asciiTheme="majorBidi" w:hAnsiTheme="majorBidi" w:cstheme="majorBidi"/>
          <w:sz w:val="20"/>
          <w:szCs w:val="20"/>
        </w:rPr>
      </w:pPr>
      <m:oMath>
        <m:sSub>
          <m:sSubPr>
            <m:ctrlPr>
              <w:ins w:id="1002" w:author="ankit bhatia" w:date="2016-12-12T11:31:00Z">
                <w:rPr>
                  <w:rFonts w:ascii="Cambria Math" w:hAnsi="Cambria Math" w:cstheme="majorBidi"/>
                  <w:sz w:val="20"/>
                  <w:szCs w:val="20"/>
                </w:rPr>
              </w:ins>
            </m:ctrlPr>
          </m:sSubPr>
          <m:e>
            <w:ins w:id="1003" w:author="ankit bhatia" w:date="2016-12-12T11:31:00Z">
              <m:r>
                <w:rPr>
                  <w:rFonts w:ascii="Cambria Math" w:hAnsi="Cambria Math" w:cstheme="majorBidi"/>
                  <w:sz w:val="20"/>
                  <w:szCs w:val="20"/>
                </w:rPr>
                <m:t>V</m:t>
              </m:r>
            </w:ins>
          </m:e>
          <m:sub>
            <w:ins w:id="1004" w:author="ankit bhatia" w:date="2016-12-12T11:31:00Z">
              <m:r>
                <m:rPr>
                  <m:sty m:val="p"/>
                </m:rPr>
                <w:rPr>
                  <w:rFonts w:ascii="Cambria Math" w:hAnsi="Cambria Math" w:cstheme="majorBidi"/>
                  <w:sz w:val="20"/>
                  <w:szCs w:val="20"/>
                </w:rPr>
                <m:t>10</m:t>
              </m:r>
            </w:ins>
          </m:sub>
        </m:sSub>
        <w:ins w:id="1005" w:author="ankit bhatia" w:date="2016-12-12T11:31:00Z">
          <m:r>
            <m:rPr>
              <m:sty m:val="p"/>
            </m:rPr>
            <w:rPr>
              <w:rFonts w:ascii="Cambria Math" w:hAnsi="Cambria Math" w:cstheme="majorBidi"/>
              <w:sz w:val="20"/>
              <w:szCs w:val="20"/>
            </w:rPr>
            <m:t>=</m:t>
          </m:r>
        </w:ins>
        <m:d>
          <m:dPr>
            <m:ctrlPr>
              <w:ins w:id="1006" w:author="ankit bhatia" w:date="2016-12-12T11:31:00Z">
                <w:rPr>
                  <w:rFonts w:ascii="Cambria Math" w:hAnsi="Cambria Math" w:cstheme="majorBidi"/>
                  <w:sz w:val="20"/>
                  <w:szCs w:val="20"/>
                </w:rPr>
              </w:ins>
            </m:ctrlPr>
          </m:dPr>
          <m:e>
            <w:ins w:id="1007" w:author="ankit bhatia" w:date="2016-12-12T11:31:00Z">
              <m:r>
                <m:rPr>
                  <m:sty m:val="p"/>
                </m:rPr>
                <w:rPr>
                  <w:rFonts w:ascii="Cambria Math" w:hAnsi="Cambria Math" w:cstheme="majorBidi"/>
                  <w:sz w:val="20"/>
                  <w:szCs w:val="20"/>
                </w:rPr>
                <m:t>2</m:t>
              </m:r>
            </w:ins>
            <m:sSub>
              <m:sSubPr>
                <m:ctrlPr>
                  <w:ins w:id="1008" w:author="ankit bhatia" w:date="2016-12-12T11:31:00Z">
                    <w:rPr>
                      <w:rFonts w:ascii="Cambria Math" w:hAnsi="Cambria Math" w:cstheme="majorBidi"/>
                      <w:sz w:val="20"/>
                      <w:szCs w:val="20"/>
                    </w:rPr>
                  </w:ins>
                </m:ctrlPr>
              </m:sSubPr>
              <m:e>
                <w:ins w:id="1009" w:author="ankit bhatia" w:date="2016-12-12T11:31:00Z">
                  <m:r>
                    <w:rPr>
                      <w:rFonts w:ascii="Cambria Math" w:hAnsi="Cambria Math" w:cstheme="majorBidi"/>
                      <w:sz w:val="20"/>
                      <w:szCs w:val="20"/>
                    </w:rPr>
                    <m:t>q</m:t>
                  </m:r>
                </w:ins>
              </m:e>
              <m:sub>
                <w:ins w:id="1010" w:author="ankit bhatia" w:date="2016-12-12T11:31:00Z">
                  <m:r>
                    <m:rPr>
                      <m:sty m:val="p"/>
                    </m:rPr>
                    <w:rPr>
                      <w:rFonts w:ascii="Cambria Math" w:hAnsi="Cambria Math" w:cstheme="majorBidi"/>
                      <w:sz w:val="20"/>
                      <w:szCs w:val="20"/>
                    </w:rPr>
                    <m:t>1</m:t>
                  </m:r>
                </w:ins>
              </m:sub>
            </m:sSub>
            <w:ins w:id="1011" w:author="ankit bhatia" w:date="2016-12-12T11:31:00Z">
              <m:r>
                <m:rPr>
                  <m:sty m:val="p"/>
                </m:rPr>
                <w:rPr>
                  <w:rFonts w:ascii="Cambria Math" w:hAnsi="Cambria Math" w:cstheme="majorBidi"/>
                  <w:sz w:val="20"/>
                  <w:szCs w:val="20"/>
                </w:rPr>
                <m:t>-1</m:t>
              </m:r>
            </w:ins>
          </m:e>
        </m:d>
        <w:ins w:id="1012" w:author="ankit bhatia" w:date="2016-12-12T11:31:00Z">
          <m:r>
            <m:rPr>
              <m:sty m:val="p"/>
            </m:rPr>
            <w:rPr>
              <w:rFonts w:ascii="Cambria Math" w:hAnsi="Cambria Math" w:cstheme="majorBidi"/>
              <w:sz w:val="20"/>
              <w:szCs w:val="20"/>
            </w:rPr>
            <m:t>*</m:t>
          </m:r>
        </w:ins>
        <m:f>
          <m:fPr>
            <m:ctrlPr>
              <w:ins w:id="1013" w:author="ankit bhatia" w:date="2016-12-12T11:31:00Z">
                <w:rPr>
                  <w:rFonts w:ascii="Cambria Math" w:hAnsi="Cambria Math" w:cstheme="majorBidi"/>
                  <w:sz w:val="20"/>
                  <w:szCs w:val="20"/>
                </w:rPr>
              </w:ins>
            </m:ctrlPr>
          </m:fPr>
          <m:num>
            <m:sSub>
              <m:sSubPr>
                <m:ctrlPr>
                  <w:ins w:id="1014" w:author="ankit bhatia" w:date="2016-12-12T11:31:00Z">
                    <w:rPr>
                      <w:rFonts w:ascii="Cambria Math" w:hAnsi="Cambria Math" w:cstheme="majorBidi"/>
                      <w:sz w:val="20"/>
                      <w:szCs w:val="20"/>
                    </w:rPr>
                  </w:ins>
                </m:ctrlPr>
              </m:sSubPr>
              <m:e>
                <w:ins w:id="1015" w:author="ankit bhatia" w:date="2016-12-12T11:31:00Z">
                  <m:r>
                    <w:rPr>
                      <w:rFonts w:ascii="Cambria Math" w:hAnsi="Cambria Math" w:cstheme="majorBidi"/>
                      <w:sz w:val="20"/>
                      <w:szCs w:val="20"/>
                    </w:rPr>
                    <m:t>V</m:t>
                  </m:r>
                </w:ins>
              </m:e>
              <m:sub>
                <w:ins w:id="1016" w:author="ankit bhatia" w:date="2016-12-12T11:31:00Z">
                  <m:r>
                    <w:rPr>
                      <w:rFonts w:ascii="Cambria Math" w:hAnsi="Cambria Math" w:cstheme="majorBidi"/>
                      <w:sz w:val="20"/>
                      <w:szCs w:val="20"/>
                    </w:rPr>
                    <m:t>dc</m:t>
                  </m:r>
                </w:ins>
              </m:sub>
            </m:sSub>
          </m:num>
          <m:den>
            <w:ins w:id="1017" w:author="ankit bhatia" w:date="2016-12-12T11:31:00Z">
              <m:r>
                <m:rPr>
                  <m:sty m:val="p"/>
                </m:rPr>
                <w:rPr>
                  <w:rFonts w:ascii="Cambria Math" w:hAnsi="Cambria Math" w:cstheme="majorBidi"/>
                  <w:sz w:val="20"/>
                  <w:szCs w:val="20"/>
                </w:rPr>
                <m:t>2</m:t>
              </m:r>
            </w:ins>
          </m:den>
        </m:f>
        <w:ins w:id="1018" w:author="Onkar" w:date="2016-12-12T12:15:00Z"/>
      </m:oMath>
      <w:r w:rsidR="00CB4C21">
        <w:rPr>
          <w:rFonts w:asciiTheme="majorBidi" w:hAnsiTheme="majorBidi" w:cstheme="majorBidi"/>
          <w:sz w:val="20"/>
          <w:szCs w:val="20"/>
        </w:rPr>
        <w:tab/>
      </w:r>
      <w:ins w:id="1019" w:author="ankit bhatia" w:date="2016-12-12T11:31:00Z">
        <w:r w:rsidR="00CB4C21">
          <w:rPr>
            <w:rFonts w:asciiTheme="majorBidi" w:hAnsiTheme="majorBidi" w:cstheme="majorBidi"/>
            <w:sz w:val="20"/>
            <w:szCs w:val="20"/>
          </w:rPr>
          <w:tab/>
        </w:r>
        <w:r w:rsidR="00CB4C21">
          <w:rPr>
            <w:rFonts w:asciiTheme="majorBidi" w:hAnsiTheme="majorBidi" w:cstheme="majorBidi"/>
            <w:sz w:val="20"/>
            <w:szCs w:val="20"/>
          </w:rPr>
          <w:tab/>
          <w:t xml:space="preserve">       (29</w:t>
        </w:r>
        <w:r w:rsidR="00D120BE" w:rsidRPr="00C67553">
          <w:rPr>
            <w:rFonts w:asciiTheme="majorBidi" w:hAnsiTheme="majorBidi" w:cstheme="majorBidi"/>
            <w:sz w:val="20"/>
            <w:szCs w:val="20"/>
          </w:rPr>
          <w:t>)</w:t>
        </w:r>
      </w:ins>
    </w:p>
    <w:p w:rsidR="00D120BE" w:rsidRPr="00C67553" w:rsidRDefault="00C40D1D" w:rsidP="00D120BE">
      <w:pPr>
        <w:rPr>
          <w:ins w:id="1020" w:author="ankit bhatia" w:date="2016-12-12T11:31:00Z"/>
          <w:rFonts w:asciiTheme="majorBidi" w:hAnsiTheme="majorBidi" w:cstheme="majorBidi"/>
          <w:sz w:val="20"/>
          <w:szCs w:val="20"/>
        </w:rPr>
      </w:pPr>
      <m:oMath>
        <m:sSub>
          <m:sSubPr>
            <m:ctrlPr>
              <w:ins w:id="1021" w:author="ankit bhatia" w:date="2016-12-12T11:31:00Z">
                <w:rPr>
                  <w:rFonts w:ascii="Cambria Math" w:hAnsi="Cambria Math" w:cstheme="majorBidi"/>
                  <w:sz w:val="20"/>
                  <w:szCs w:val="20"/>
                </w:rPr>
              </w:ins>
            </m:ctrlPr>
          </m:sSubPr>
          <m:e>
            <w:ins w:id="1022" w:author="ankit bhatia" w:date="2016-12-12T11:31:00Z">
              <m:r>
                <w:rPr>
                  <w:rFonts w:ascii="Cambria Math" w:hAnsi="Cambria Math" w:cstheme="majorBidi"/>
                  <w:sz w:val="20"/>
                  <w:szCs w:val="20"/>
                </w:rPr>
                <m:t>V</m:t>
              </m:r>
            </w:ins>
          </m:e>
          <m:sub>
            <w:ins w:id="1023" w:author="ankit bhatia" w:date="2016-12-12T11:31:00Z">
              <m:r>
                <m:rPr>
                  <m:sty m:val="p"/>
                </m:rPr>
                <w:rPr>
                  <w:rFonts w:ascii="Cambria Math" w:hAnsi="Cambria Math" w:cstheme="majorBidi"/>
                  <w:sz w:val="20"/>
                  <w:szCs w:val="20"/>
                </w:rPr>
                <m:t>20</m:t>
              </m:r>
            </w:ins>
          </m:sub>
        </m:sSub>
        <w:ins w:id="1024" w:author="ankit bhatia" w:date="2016-12-12T11:31:00Z">
          <m:r>
            <m:rPr>
              <m:sty m:val="p"/>
            </m:rPr>
            <w:rPr>
              <w:rFonts w:ascii="Cambria Math" w:hAnsi="Cambria Math" w:cstheme="majorBidi"/>
              <w:sz w:val="20"/>
              <w:szCs w:val="20"/>
            </w:rPr>
            <m:t>=</m:t>
          </m:r>
        </w:ins>
        <m:d>
          <m:dPr>
            <m:ctrlPr>
              <w:ins w:id="1025" w:author="ankit bhatia" w:date="2016-12-12T11:31:00Z">
                <w:rPr>
                  <w:rFonts w:ascii="Cambria Math" w:hAnsi="Cambria Math" w:cstheme="majorBidi"/>
                  <w:sz w:val="20"/>
                  <w:szCs w:val="20"/>
                </w:rPr>
              </w:ins>
            </m:ctrlPr>
          </m:dPr>
          <m:e>
            <w:ins w:id="1026" w:author="ankit bhatia" w:date="2016-12-12T11:31:00Z">
              <m:r>
                <m:rPr>
                  <m:sty m:val="p"/>
                </m:rPr>
                <w:rPr>
                  <w:rFonts w:ascii="Cambria Math" w:hAnsi="Cambria Math" w:cstheme="majorBidi"/>
                  <w:sz w:val="20"/>
                  <w:szCs w:val="20"/>
                </w:rPr>
                <m:t>2</m:t>
              </m:r>
            </w:ins>
            <m:sSub>
              <m:sSubPr>
                <m:ctrlPr>
                  <w:ins w:id="1027" w:author="ankit bhatia" w:date="2016-12-12T11:31:00Z">
                    <w:rPr>
                      <w:rFonts w:ascii="Cambria Math" w:hAnsi="Cambria Math" w:cstheme="majorBidi"/>
                      <w:sz w:val="20"/>
                      <w:szCs w:val="20"/>
                    </w:rPr>
                  </w:ins>
                </m:ctrlPr>
              </m:sSubPr>
              <m:e>
                <w:ins w:id="1028" w:author="ankit bhatia" w:date="2016-12-12T11:31:00Z">
                  <m:r>
                    <w:rPr>
                      <w:rFonts w:ascii="Cambria Math" w:hAnsi="Cambria Math" w:cstheme="majorBidi"/>
                      <w:sz w:val="20"/>
                      <w:szCs w:val="20"/>
                    </w:rPr>
                    <m:t>q</m:t>
                  </m:r>
                </w:ins>
              </m:e>
              <m:sub>
                <w:ins w:id="1029" w:author="ankit bhatia" w:date="2016-12-12T11:31:00Z">
                  <m:r>
                    <m:rPr>
                      <m:sty m:val="p"/>
                    </m:rPr>
                    <w:rPr>
                      <w:rFonts w:ascii="Cambria Math" w:hAnsi="Cambria Math" w:cstheme="majorBidi"/>
                      <w:sz w:val="20"/>
                      <w:szCs w:val="20"/>
                    </w:rPr>
                    <m:t>2</m:t>
                  </m:r>
                </w:ins>
              </m:sub>
            </m:sSub>
            <w:ins w:id="1030" w:author="ankit bhatia" w:date="2016-12-12T11:31:00Z">
              <m:r>
                <m:rPr>
                  <m:sty m:val="p"/>
                </m:rPr>
                <w:rPr>
                  <w:rFonts w:ascii="Cambria Math" w:hAnsi="Cambria Math" w:cstheme="majorBidi"/>
                  <w:sz w:val="20"/>
                  <w:szCs w:val="20"/>
                </w:rPr>
                <m:t>-1</m:t>
              </m:r>
            </w:ins>
          </m:e>
        </m:d>
        <w:ins w:id="1031" w:author="ankit bhatia" w:date="2016-12-12T11:31:00Z">
          <m:r>
            <m:rPr>
              <m:sty m:val="p"/>
            </m:rPr>
            <w:rPr>
              <w:rFonts w:ascii="Cambria Math" w:hAnsi="Cambria Math" w:cstheme="majorBidi"/>
              <w:sz w:val="20"/>
              <w:szCs w:val="20"/>
            </w:rPr>
            <m:t>*</m:t>
          </m:r>
        </w:ins>
        <m:f>
          <m:fPr>
            <m:ctrlPr>
              <w:ins w:id="1032" w:author="ankit bhatia" w:date="2016-12-12T11:31:00Z">
                <w:rPr>
                  <w:rFonts w:ascii="Cambria Math" w:hAnsi="Cambria Math" w:cstheme="majorBidi"/>
                  <w:sz w:val="20"/>
                  <w:szCs w:val="20"/>
                </w:rPr>
              </w:ins>
            </m:ctrlPr>
          </m:fPr>
          <m:num>
            <m:sSub>
              <m:sSubPr>
                <m:ctrlPr>
                  <w:ins w:id="1033" w:author="ankit bhatia" w:date="2016-12-12T11:31:00Z">
                    <w:rPr>
                      <w:rFonts w:ascii="Cambria Math" w:hAnsi="Cambria Math" w:cstheme="majorBidi"/>
                      <w:sz w:val="20"/>
                      <w:szCs w:val="20"/>
                    </w:rPr>
                  </w:ins>
                </m:ctrlPr>
              </m:sSubPr>
              <m:e>
                <w:ins w:id="1034" w:author="ankit bhatia" w:date="2016-12-12T11:31:00Z">
                  <m:r>
                    <w:rPr>
                      <w:rFonts w:ascii="Cambria Math" w:hAnsi="Cambria Math" w:cstheme="majorBidi"/>
                      <w:sz w:val="20"/>
                      <w:szCs w:val="20"/>
                    </w:rPr>
                    <m:t>V</m:t>
                  </m:r>
                </w:ins>
              </m:e>
              <m:sub>
                <w:ins w:id="1035" w:author="ankit bhatia" w:date="2016-12-12T11:31:00Z">
                  <m:r>
                    <w:rPr>
                      <w:rFonts w:ascii="Cambria Math" w:hAnsi="Cambria Math" w:cstheme="majorBidi"/>
                      <w:sz w:val="20"/>
                      <w:szCs w:val="20"/>
                    </w:rPr>
                    <m:t>dc</m:t>
                  </m:r>
                </w:ins>
              </m:sub>
            </m:sSub>
          </m:num>
          <m:den>
            <w:ins w:id="1036" w:author="ankit bhatia" w:date="2016-12-12T11:31:00Z">
              <m:r>
                <m:rPr>
                  <m:sty m:val="p"/>
                </m:rPr>
                <w:rPr>
                  <w:rFonts w:ascii="Cambria Math" w:hAnsi="Cambria Math" w:cstheme="majorBidi"/>
                  <w:sz w:val="20"/>
                  <w:szCs w:val="20"/>
                </w:rPr>
                <m:t>2</m:t>
              </m:r>
            </w:ins>
          </m:den>
        </m:f>
        <w:ins w:id="1037" w:author="Onkar" w:date="2016-12-12T12:15:00Z"/>
      </m:oMath>
      <w:r w:rsidR="00CB4C21">
        <w:rPr>
          <w:rFonts w:asciiTheme="majorBidi" w:hAnsiTheme="majorBidi" w:cstheme="majorBidi"/>
          <w:sz w:val="20"/>
          <w:szCs w:val="20"/>
        </w:rPr>
        <w:tab/>
      </w:r>
      <w:ins w:id="1038" w:author="ankit bhatia" w:date="2016-12-12T11:31:00Z">
        <w:r w:rsidR="00CB4C21">
          <w:rPr>
            <w:rFonts w:asciiTheme="majorBidi" w:hAnsiTheme="majorBidi" w:cstheme="majorBidi"/>
            <w:sz w:val="20"/>
            <w:szCs w:val="20"/>
          </w:rPr>
          <w:tab/>
        </w:r>
        <w:r w:rsidR="00CB4C21">
          <w:rPr>
            <w:rFonts w:asciiTheme="majorBidi" w:hAnsiTheme="majorBidi" w:cstheme="majorBidi"/>
            <w:sz w:val="20"/>
            <w:szCs w:val="20"/>
          </w:rPr>
          <w:tab/>
          <w:t xml:space="preserve">       (30</w:t>
        </w:r>
        <w:r w:rsidR="00D120BE" w:rsidRPr="00C67553">
          <w:rPr>
            <w:rFonts w:asciiTheme="majorBidi" w:hAnsiTheme="majorBidi" w:cstheme="majorBidi"/>
            <w:sz w:val="20"/>
            <w:szCs w:val="20"/>
          </w:rPr>
          <w:t>)</w:t>
        </w:r>
      </w:ins>
    </w:p>
    <w:p w:rsidR="00D120BE" w:rsidRPr="00C67553" w:rsidRDefault="00C40D1D" w:rsidP="00D120BE">
      <w:pPr>
        <w:rPr>
          <w:ins w:id="1039" w:author="ankit bhatia" w:date="2016-12-12T11:31:00Z"/>
          <w:rFonts w:asciiTheme="majorBidi" w:hAnsiTheme="majorBidi" w:cstheme="majorBidi"/>
          <w:sz w:val="20"/>
          <w:szCs w:val="20"/>
        </w:rPr>
      </w:pPr>
      <m:oMath>
        <m:sSub>
          <m:sSubPr>
            <m:ctrlPr>
              <w:ins w:id="1040" w:author="ankit bhatia" w:date="2016-12-12T11:31:00Z">
                <w:rPr>
                  <w:rFonts w:ascii="Cambria Math" w:hAnsi="Cambria Math" w:cstheme="majorBidi"/>
                  <w:sz w:val="20"/>
                  <w:szCs w:val="20"/>
                </w:rPr>
              </w:ins>
            </m:ctrlPr>
          </m:sSubPr>
          <m:e>
            <w:ins w:id="1041" w:author="ankit bhatia" w:date="2016-12-12T11:31:00Z">
              <m:r>
                <w:rPr>
                  <w:rFonts w:ascii="Cambria Math" w:hAnsi="Cambria Math" w:cstheme="majorBidi"/>
                  <w:sz w:val="20"/>
                  <w:szCs w:val="20"/>
                </w:rPr>
                <m:t>V</m:t>
              </m:r>
            </w:ins>
          </m:e>
          <m:sub>
            <w:ins w:id="1042" w:author="ankit bhatia" w:date="2016-12-12T11:31:00Z">
              <m:r>
                <m:rPr>
                  <m:sty m:val="p"/>
                </m:rPr>
                <w:rPr>
                  <w:rFonts w:ascii="Cambria Math" w:hAnsi="Cambria Math" w:cstheme="majorBidi"/>
                  <w:sz w:val="20"/>
                  <w:szCs w:val="20"/>
                </w:rPr>
                <m:t>30</m:t>
              </m:r>
            </w:ins>
          </m:sub>
        </m:sSub>
        <w:ins w:id="1043" w:author="ankit bhatia" w:date="2016-12-12T11:31:00Z">
          <m:r>
            <m:rPr>
              <m:sty m:val="p"/>
            </m:rPr>
            <w:rPr>
              <w:rFonts w:ascii="Cambria Math" w:hAnsi="Cambria Math" w:cstheme="majorBidi"/>
              <w:sz w:val="20"/>
              <w:szCs w:val="20"/>
            </w:rPr>
            <m:t>=</m:t>
          </m:r>
        </w:ins>
        <m:d>
          <m:dPr>
            <m:ctrlPr>
              <w:ins w:id="1044" w:author="ankit bhatia" w:date="2016-12-12T11:31:00Z">
                <w:rPr>
                  <w:rFonts w:ascii="Cambria Math" w:hAnsi="Cambria Math" w:cstheme="majorBidi"/>
                  <w:sz w:val="20"/>
                  <w:szCs w:val="20"/>
                </w:rPr>
              </w:ins>
            </m:ctrlPr>
          </m:dPr>
          <m:e>
            <w:ins w:id="1045" w:author="ankit bhatia" w:date="2016-12-12T11:31:00Z">
              <m:r>
                <m:rPr>
                  <m:sty m:val="p"/>
                </m:rPr>
                <w:rPr>
                  <w:rFonts w:ascii="Cambria Math" w:hAnsi="Cambria Math" w:cstheme="majorBidi"/>
                  <w:sz w:val="20"/>
                  <w:szCs w:val="20"/>
                </w:rPr>
                <m:t>2</m:t>
              </m:r>
            </w:ins>
            <m:sSub>
              <m:sSubPr>
                <m:ctrlPr>
                  <w:ins w:id="1046" w:author="ankit bhatia" w:date="2016-12-12T11:31:00Z">
                    <w:rPr>
                      <w:rFonts w:ascii="Cambria Math" w:hAnsi="Cambria Math" w:cstheme="majorBidi"/>
                      <w:sz w:val="20"/>
                      <w:szCs w:val="20"/>
                    </w:rPr>
                  </w:ins>
                </m:ctrlPr>
              </m:sSubPr>
              <m:e>
                <w:ins w:id="1047" w:author="ankit bhatia" w:date="2016-12-12T11:31:00Z">
                  <m:r>
                    <w:rPr>
                      <w:rFonts w:ascii="Cambria Math" w:hAnsi="Cambria Math" w:cstheme="majorBidi"/>
                      <w:sz w:val="20"/>
                      <w:szCs w:val="20"/>
                    </w:rPr>
                    <m:t>q</m:t>
                  </m:r>
                </w:ins>
              </m:e>
              <m:sub>
                <w:ins w:id="1048" w:author="ankit bhatia" w:date="2016-12-12T11:31:00Z">
                  <m:r>
                    <m:rPr>
                      <m:sty m:val="p"/>
                    </m:rPr>
                    <w:rPr>
                      <w:rFonts w:ascii="Cambria Math" w:hAnsi="Cambria Math" w:cstheme="majorBidi"/>
                      <w:sz w:val="20"/>
                      <w:szCs w:val="20"/>
                    </w:rPr>
                    <m:t>3</m:t>
                  </m:r>
                </w:ins>
              </m:sub>
            </m:sSub>
            <w:ins w:id="1049" w:author="ankit bhatia" w:date="2016-12-12T11:31:00Z">
              <m:r>
                <m:rPr>
                  <m:sty m:val="p"/>
                </m:rPr>
                <w:rPr>
                  <w:rFonts w:ascii="Cambria Math" w:hAnsi="Cambria Math" w:cstheme="majorBidi"/>
                  <w:sz w:val="20"/>
                  <w:szCs w:val="20"/>
                </w:rPr>
                <m:t>-1</m:t>
              </m:r>
            </w:ins>
          </m:e>
        </m:d>
        <w:ins w:id="1050" w:author="ankit bhatia" w:date="2016-12-12T11:31:00Z">
          <m:r>
            <m:rPr>
              <m:sty m:val="p"/>
            </m:rPr>
            <w:rPr>
              <w:rFonts w:ascii="Cambria Math" w:hAnsi="Cambria Math" w:cstheme="majorBidi"/>
              <w:sz w:val="20"/>
              <w:szCs w:val="20"/>
            </w:rPr>
            <m:t>*</m:t>
          </m:r>
        </w:ins>
        <m:f>
          <m:fPr>
            <m:ctrlPr>
              <w:ins w:id="1051" w:author="ankit bhatia" w:date="2016-12-12T11:31:00Z">
                <w:rPr>
                  <w:rFonts w:ascii="Cambria Math" w:hAnsi="Cambria Math" w:cstheme="majorBidi"/>
                  <w:sz w:val="20"/>
                  <w:szCs w:val="20"/>
                </w:rPr>
              </w:ins>
            </m:ctrlPr>
          </m:fPr>
          <m:num>
            <m:sSub>
              <m:sSubPr>
                <m:ctrlPr>
                  <w:ins w:id="1052" w:author="ankit bhatia" w:date="2016-12-12T11:31:00Z">
                    <w:rPr>
                      <w:rFonts w:ascii="Cambria Math" w:hAnsi="Cambria Math" w:cstheme="majorBidi"/>
                      <w:sz w:val="20"/>
                      <w:szCs w:val="20"/>
                    </w:rPr>
                  </w:ins>
                </m:ctrlPr>
              </m:sSubPr>
              <m:e>
                <w:ins w:id="1053" w:author="ankit bhatia" w:date="2016-12-12T11:31:00Z">
                  <m:r>
                    <w:rPr>
                      <w:rFonts w:ascii="Cambria Math" w:hAnsi="Cambria Math" w:cstheme="majorBidi"/>
                      <w:sz w:val="20"/>
                      <w:szCs w:val="20"/>
                    </w:rPr>
                    <m:t>V</m:t>
                  </m:r>
                </w:ins>
              </m:e>
              <m:sub>
                <w:ins w:id="1054" w:author="ankit bhatia" w:date="2016-12-12T11:31:00Z">
                  <m:r>
                    <w:rPr>
                      <w:rFonts w:ascii="Cambria Math" w:hAnsi="Cambria Math" w:cstheme="majorBidi"/>
                      <w:sz w:val="20"/>
                      <w:szCs w:val="20"/>
                    </w:rPr>
                    <m:t>dc</m:t>
                  </m:r>
                </w:ins>
              </m:sub>
            </m:sSub>
          </m:num>
          <m:den>
            <w:ins w:id="1055" w:author="ankit bhatia" w:date="2016-12-12T11:31:00Z">
              <m:r>
                <m:rPr>
                  <m:sty m:val="p"/>
                </m:rPr>
                <w:rPr>
                  <w:rFonts w:ascii="Cambria Math" w:hAnsi="Cambria Math" w:cstheme="majorBidi"/>
                  <w:sz w:val="20"/>
                  <w:szCs w:val="20"/>
                </w:rPr>
                <m:t>2</m:t>
              </m:r>
            </w:ins>
          </m:den>
        </m:f>
        <w:ins w:id="1056" w:author="Onkar" w:date="2016-12-12T12:15:00Z"/>
      </m:oMath>
      <w:r w:rsidR="00CB4C21">
        <w:rPr>
          <w:rFonts w:asciiTheme="majorBidi" w:hAnsiTheme="majorBidi" w:cstheme="majorBidi"/>
          <w:sz w:val="20"/>
          <w:szCs w:val="20"/>
        </w:rPr>
        <w:tab/>
      </w:r>
      <w:ins w:id="1057" w:author="ankit bhatia" w:date="2016-12-12T11:31:00Z">
        <w:r w:rsidR="00CB4C21">
          <w:rPr>
            <w:rFonts w:asciiTheme="majorBidi" w:hAnsiTheme="majorBidi" w:cstheme="majorBidi"/>
            <w:sz w:val="20"/>
            <w:szCs w:val="20"/>
          </w:rPr>
          <w:tab/>
        </w:r>
        <w:r w:rsidR="00CB4C21">
          <w:rPr>
            <w:rFonts w:asciiTheme="majorBidi" w:hAnsiTheme="majorBidi" w:cstheme="majorBidi"/>
            <w:sz w:val="20"/>
            <w:szCs w:val="20"/>
          </w:rPr>
          <w:tab/>
          <w:t xml:space="preserve">       (31</w:t>
        </w:r>
        <w:r w:rsidR="00D120BE" w:rsidRPr="00C67553">
          <w:rPr>
            <w:rFonts w:asciiTheme="majorBidi" w:hAnsiTheme="majorBidi" w:cstheme="majorBidi"/>
            <w:sz w:val="20"/>
            <w:szCs w:val="20"/>
          </w:rPr>
          <w:t>)</w:t>
        </w:r>
      </w:ins>
    </w:p>
    <w:p w:rsidR="00D120BE" w:rsidRPr="00C67553" w:rsidRDefault="00D120BE" w:rsidP="00D120BE">
      <w:pPr>
        <w:rPr>
          <w:ins w:id="1058" w:author="ankit bhatia" w:date="2016-12-12T11:31:00Z"/>
          <w:rFonts w:asciiTheme="majorBidi" w:hAnsiTheme="majorBidi" w:cstheme="majorBidi"/>
          <w:sz w:val="20"/>
          <w:szCs w:val="20"/>
        </w:rPr>
      </w:pPr>
      <w:ins w:id="1059" w:author="ankit bhatia" w:date="2016-12-12T11:31:00Z">
        <w:r w:rsidRPr="00C67553">
          <w:rPr>
            <w:rFonts w:asciiTheme="majorBidi" w:hAnsiTheme="majorBidi" w:cstheme="majorBidi"/>
            <w:sz w:val="20"/>
            <w:szCs w:val="20"/>
          </w:rPr>
          <w:t>And their respective output voltages</w:t>
        </w:r>
        <m:oMath>
          <m:sSub>
            <m:sSubPr>
              <m:ctrlPr>
                <w:rPr>
                  <w:rFonts w:ascii="Cambria Math" w:hAnsi="Cambria Math" w:cstheme="majorBidi"/>
                  <w:sz w:val="20"/>
                  <w:szCs w:val="20"/>
                </w:rPr>
              </m:ctrlPr>
            </m:sSubPr>
            <m:e>
              <m:r>
                <w:rPr>
                  <w:rFonts w:ascii="Cambria Math" w:hAnsi="Cambria Math" w:cstheme="majorBidi"/>
                  <w:sz w:val="20"/>
                  <w:szCs w:val="20"/>
                </w:rPr>
                <m:t>V</m:t>
              </m:r>
            </m:e>
            <m:sub>
              <m:r>
                <w:rPr>
                  <w:rFonts w:ascii="Cambria Math" w:hAnsi="Cambria Math" w:cstheme="majorBidi"/>
                  <w:sz w:val="20"/>
                  <w:szCs w:val="20"/>
                </w:rPr>
                <m:t>as</m:t>
              </m:r>
            </m:sub>
          </m:sSub>
        </m:oMath>
        <w:r w:rsidRPr="00C67553">
          <w:rPr>
            <w:rFonts w:asciiTheme="majorBidi" w:hAnsiTheme="majorBidi" w:cstheme="majorBidi"/>
            <w:sz w:val="20"/>
            <w:szCs w:val="20"/>
          </w:rPr>
          <w:t>,</w:t>
        </w:r>
        <m:oMath>
          <m:sSub>
            <m:sSubPr>
              <m:ctrlPr>
                <w:rPr>
                  <w:rFonts w:ascii="Cambria Math" w:hAnsi="Cambria Math" w:cstheme="majorBidi"/>
                  <w:sz w:val="20"/>
                  <w:szCs w:val="20"/>
                </w:rPr>
              </m:ctrlPr>
            </m:sSubPr>
            <m:e>
              <m:r>
                <w:rPr>
                  <w:rFonts w:ascii="Cambria Math" w:hAnsi="Cambria Math" w:cstheme="majorBidi"/>
                  <w:sz w:val="20"/>
                  <w:szCs w:val="20"/>
                </w:rPr>
                <m:t>V</m:t>
              </m:r>
            </m:e>
            <m:sub>
              <m:r>
                <w:rPr>
                  <w:rFonts w:ascii="Cambria Math" w:hAnsi="Cambria Math" w:cstheme="majorBidi"/>
                  <w:sz w:val="20"/>
                  <w:szCs w:val="20"/>
                </w:rPr>
                <m:t>bs</m:t>
              </m:r>
            </m:sub>
          </m:sSub>
          <w:proofErr w:type="gramStart"/>
        </m:oMath>
        <w:r w:rsidRPr="00C67553">
          <w:rPr>
            <w:rFonts w:asciiTheme="majorBidi" w:hAnsiTheme="majorBidi" w:cstheme="majorBidi"/>
            <w:sz w:val="20"/>
            <w:szCs w:val="20"/>
          </w:rPr>
          <w:t>,</w:t>
        </w:r>
        <m:oMath>
          <w:proofErr w:type="gramEnd"/>
          <m:sSub>
            <m:sSubPr>
              <m:ctrlPr>
                <w:rPr>
                  <w:rFonts w:ascii="Cambria Math" w:hAnsi="Cambria Math" w:cstheme="majorBidi"/>
                  <w:sz w:val="20"/>
                  <w:szCs w:val="20"/>
                </w:rPr>
              </m:ctrlPr>
            </m:sSubPr>
            <m:e>
              <m:r>
                <w:rPr>
                  <w:rFonts w:ascii="Cambria Math" w:hAnsi="Cambria Math" w:cstheme="majorBidi"/>
                  <w:sz w:val="20"/>
                  <w:szCs w:val="20"/>
                </w:rPr>
                <m:t>V</m:t>
              </m:r>
            </m:e>
            <m:sub>
              <m:r>
                <w:rPr>
                  <w:rFonts w:ascii="Cambria Math" w:hAnsi="Cambria Math" w:cstheme="majorBidi"/>
                  <w:sz w:val="20"/>
                  <w:szCs w:val="20"/>
                </w:rPr>
                <m:t>cs</m:t>
              </m:r>
            </m:sub>
          </m:sSub>
        </m:oMath>
        <w:r w:rsidRPr="00C67553">
          <w:rPr>
            <w:rFonts w:asciiTheme="majorBidi" w:hAnsiTheme="majorBidi" w:cstheme="majorBidi"/>
            <w:sz w:val="20"/>
            <w:szCs w:val="20"/>
          </w:rPr>
          <w:t>are defined as:</w:t>
        </w:r>
      </w:ins>
    </w:p>
    <w:p w:rsidR="00D120BE" w:rsidRPr="00C67553" w:rsidRDefault="00C40D1D" w:rsidP="00D120BE">
      <w:pPr>
        <w:rPr>
          <w:ins w:id="1060" w:author="ankit bhatia" w:date="2016-12-12T11:31:00Z"/>
          <w:rFonts w:asciiTheme="majorBidi" w:hAnsiTheme="majorBidi" w:cstheme="majorBidi"/>
          <w:sz w:val="20"/>
          <w:szCs w:val="20"/>
        </w:rPr>
      </w:pPr>
      <m:oMath>
        <m:sSub>
          <m:sSubPr>
            <m:ctrlPr>
              <w:ins w:id="1061" w:author="ankit bhatia" w:date="2016-12-12T11:31:00Z">
                <w:rPr>
                  <w:rFonts w:ascii="Cambria Math" w:hAnsi="Cambria Math" w:cstheme="majorBidi"/>
                  <w:sz w:val="20"/>
                  <w:szCs w:val="20"/>
                </w:rPr>
              </w:ins>
            </m:ctrlPr>
          </m:sSubPr>
          <m:e>
            <w:ins w:id="1062" w:author="ankit bhatia" w:date="2016-12-12T11:31:00Z">
              <m:r>
                <w:rPr>
                  <w:rFonts w:ascii="Cambria Math" w:hAnsi="Cambria Math" w:cstheme="majorBidi"/>
                  <w:sz w:val="20"/>
                  <w:szCs w:val="20"/>
                </w:rPr>
                <m:t>V</m:t>
              </m:r>
            </w:ins>
          </m:e>
          <m:sub>
            <w:ins w:id="1063" w:author="ankit bhatia" w:date="2016-12-12T11:31:00Z">
              <m:r>
                <w:rPr>
                  <w:rFonts w:ascii="Cambria Math" w:hAnsi="Cambria Math" w:cstheme="majorBidi"/>
                  <w:sz w:val="20"/>
                  <w:szCs w:val="20"/>
                </w:rPr>
                <m:t>as</m:t>
              </m:r>
            </w:ins>
          </m:sub>
        </m:sSub>
        <w:ins w:id="1064" w:author="ankit bhatia" w:date="2016-12-12T11:31:00Z">
          <m:r>
            <m:rPr>
              <m:sty m:val="p"/>
            </m:rPr>
            <w:rPr>
              <w:rFonts w:ascii="Cambria Math" w:hAnsi="Cambria Math" w:cstheme="majorBidi"/>
              <w:sz w:val="20"/>
              <w:szCs w:val="20"/>
            </w:rPr>
            <m:t>=</m:t>
          </m:r>
        </w:ins>
        <m:sSub>
          <m:sSubPr>
            <m:ctrlPr>
              <w:ins w:id="1065" w:author="ankit bhatia" w:date="2016-12-12T11:31:00Z">
                <w:rPr>
                  <w:rFonts w:ascii="Cambria Math" w:hAnsi="Cambria Math" w:cstheme="majorBidi"/>
                  <w:sz w:val="20"/>
                  <w:szCs w:val="20"/>
                </w:rPr>
              </w:ins>
            </m:ctrlPr>
          </m:sSubPr>
          <m:e>
            <w:ins w:id="1066" w:author="ankit bhatia" w:date="2016-12-12T11:31:00Z">
              <m:r>
                <w:rPr>
                  <w:rFonts w:ascii="Cambria Math" w:hAnsi="Cambria Math" w:cstheme="majorBidi"/>
                  <w:sz w:val="20"/>
                  <w:szCs w:val="20"/>
                </w:rPr>
                <m:t>V</m:t>
              </m:r>
            </w:ins>
          </m:e>
          <m:sub>
            <w:ins w:id="1067" w:author="ankit bhatia" w:date="2016-12-12T11:31:00Z">
              <m:r>
                <m:rPr>
                  <m:sty m:val="p"/>
                </m:rPr>
                <w:rPr>
                  <w:rFonts w:ascii="Cambria Math" w:hAnsi="Cambria Math" w:cstheme="majorBidi"/>
                  <w:sz w:val="20"/>
                  <w:szCs w:val="20"/>
                </w:rPr>
                <m:t>10</m:t>
              </m:r>
            </w:ins>
          </m:sub>
        </m:sSub>
        <w:ins w:id="1068" w:author="ankit bhatia" w:date="2016-12-12T11:31:00Z">
          <m:r>
            <m:rPr>
              <m:sty m:val="p"/>
            </m:rPr>
            <w:rPr>
              <w:rFonts w:ascii="Cambria Math" w:hAnsi="Cambria Math" w:cstheme="majorBidi"/>
              <w:sz w:val="20"/>
              <w:szCs w:val="20"/>
            </w:rPr>
            <m:t>-</m:t>
          </m:r>
        </w:ins>
        <m:sSub>
          <m:sSubPr>
            <m:ctrlPr>
              <w:ins w:id="1069" w:author="ankit bhatia" w:date="2016-12-12T11:31:00Z">
                <w:rPr>
                  <w:rFonts w:ascii="Cambria Math" w:hAnsi="Cambria Math" w:cstheme="majorBidi"/>
                  <w:sz w:val="20"/>
                  <w:szCs w:val="20"/>
                </w:rPr>
              </w:ins>
            </m:ctrlPr>
          </m:sSubPr>
          <m:e>
            <w:ins w:id="1070" w:author="ankit bhatia" w:date="2016-12-12T11:31:00Z">
              <m:r>
                <w:rPr>
                  <w:rFonts w:ascii="Cambria Math" w:hAnsi="Cambria Math" w:cstheme="majorBidi"/>
                  <w:sz w:val="20"/>
                  <w:szCs w:val="20"/>
                </w:rPr>
                <m:t>V</m:t>
              </m:r>
            </w:ins>
          </m:e>
          <m:sub>
            <w:ins w:id="1071" w:author="ankit bhatia" w:date="2016-12-12T11:31:00Z">
              <m:r>
                <w:rPr>
                  <w:rFonts w:ascii="Cambria Math" w:hAnsi="Cambria Math" w:cstheme="majorBidi"/>
                  <w:sz w:val="20"/>
                  <w:szCs w:val="20"/>
                </w:rPr>
                <m:t>n</m:t>
              </m:r>
              <m:r>
                <m:rPr>
                  <m:sty m:val="p"/>
                </m:rPr>
                <w:rPr>
                  <w:rFonts w:ascii="Cambria Math" w:hAnsi="Cambria Math" w:cstheme="majorBidi"/>
                  <w:sz w:val="20"/>
                  <w:szCs w:val="20"/>
                </w:rPr>
                <m:t>0</m:t>
              </m:r>
            </w:ins>
          </m:sub>
        </m:sSub>
        <w:ins w:id="1072" w:author="Onkar" w:date="2016-12-12T12:15:00Z"/>
      </m:oMath>
      <w:r w:rsidR="00CB4C21">
        <w:rPr>
          <w:rFonts w:asciiTheme="majorBidi" w:hAnsiTheme="majorBidi" w:cstheme="majorBidi"/>
          <w:sz w:val="20"/>
          <w:szCs w:val="20"/>
        </w:rPr>
        <w:tab/>
      </w:r>
      <w:ins w:id="1073" w:author="ankit bhatia" w:date="2016-12-12T11:31:00Z">
        <w:r w:rsidR="00CB4C21">
          <w:rPr>
            <w:rFonts w:asciiTheme="majorBidi" w:hAnsiTheme="majorBidi" w:cstheme="majorBidi"/>
            <w:sz w:val="20"/>
            <w:szCs w:val="20"/>
          </w:rPr>
          <w:tab/>
        </w:r>
        <w:r w:rsidR="00CB4C21">
          <w:rPr>
            <w:rFonts w:asciiTheme="majorBidi" w:hAnsiTheme="majorBidi" w:cstheme="majorBidi"/>
            <w:sz w:val="20"/>
            <w:szCs w:val="20"/>
          </w:rPr>
          <w:tab/>
        </w:r>
        <w:r w:rsidR="00CB4C21">
          <w:rPr>
            <w:rFonts w:asciiTheme="majorBidi" w:hAnsiTheme="majorBidi" w:cstheme="majorBidi"/>
            <w:sz w:val="20"/>
            <w:szCs w:val="20"/>
          </w:rPr>
          <w:tab/>
          <w:t xml:space="preserve">       (32</w:t>
        </w:r>
        <w:r w:rsidR="00D120BE" w:rsidRPr="00C67553">
          <w:rPr>
            <w:rFonts w:asciiTheme="majorBidi" w:hAnsiTheme="majorBidi" w:cstheme="majorBidi"/>
            <w:sz w:val="20"/>
            <w:szCs w:val="20"/>
          </w:rPr>
          <w:t>)</w:t>
        </w:r>
      </w:ins>
    </w:p>
    <w:p w:rsidR="00D120BE" w:rsidRPr="00C67553" w:rsidRDefault="00C40D1D" w:rsidP="00D120BE">
      <w:pPr>
        <w:rPr>
          <w:ins w:id="1074" w:author="ankit bhatia" w:date="2016-12-12T11:31:00Z"/>
          <w:rFonts w:asciiTheme="majorBidi" w:hAnsiTheme="majorBidi" w:cstheme="majorBidi"/>
          <w:sz w:val="20"/>
          <w:szCs w:val="20"/>
        </w:rPr>
      </w:pPr>
      <m:oMath>
        <m:sSub>
          <m:sSubPr>
            <m:ctrlPr>
              <w:ins w:id="1075" w:author="ankit bhatia" w:date="2016-12-12T11:31:00Z">
                <w:rPr>
                  <w:rFonts w:ascii="Cambria Math" w:hAnsi="Cambria Math" w:cstheme="majorBidi"/>
                  <w:sz w:val="20"/>
                  <w:szCs w:val="20"/>
                </w:rPr>
              </w:ins>
            </m:ctrlPr>
          </m:sSubPr>
          <m:e>
            <w:ins w:id="1076" w:author="ankit bhatia" w:date="2016-12-12T11:31:00Z">
              <m:r>
                <w:rPr>
                  <w:rFonts w:ascii="Cambria Math" w:hAnsi="Cambria Math" w:cstheme="majorBidi"/>
                  <w:sz w:val="20"/>
                  <w:szCs w:val="20"/>
                </w:rPr>
                <m:t>V</m:t>
              </m:r>
            </w:ins>
          </m:e>
          <m:sub>
            <w:ins w:id="1077" w:author="ankit bhatia" w:date="2016-12-12T11:31:00Z">
              <m:r>
                <w:rPr>
                  <w:rFonts w:ascii="Cambria Math" w:hAnsi="Cambria Math" w:cstheme="majorBidi"/>
                  <w:sz w:val="20"/>
                  <w:szCs w:val="20"/>
                </w:rPr>
                <m:t>bs</m:t>
              </m:r>
            </w:ins>
          </m:sub>
        </m:sSub>
        <w:ins w:id="1078" w:author="ankit bhatia" w:date="2016-12-12T11:31:00Z">
          <m:r>
            <m:rPr>
              <m:sty m:val="p"/>
            </m:rPr>
            <w:rPr>
              <w:rFonts w:ascii="Cambria Math" w:hAnsi="Cambria Math" w:cstheme="majorBidi"/>
              <w:sz w:val="20"/>
              <w:szCs w:val="20"/>
            </w:rPr>
            <m:t>=</m:t>
          </m:r>
        </w:ins>
        <m:sSub>
          <m:sSubPr>
            <m:ctrlPr>
              <w:ins w:id="1079" w:author="ankit bhatia" w:date="2016-12-12T11:31:00Z">
                <w:rPr>
                  <w:rFonts w:ascii="Cambria Math" w:hAnsi="Cambria Math" w:cstheme="majorBidi"/>
                  <w:sz w:val="20"/>
                  <w:szCs w:val="20"/>
                </w:rPr>
              </w:ins>
            </m:ctrlPr>
          </m:sSubPr>
          <m:e>
            <w:ins w:id="1080" w:author="ankit bhatia" w:date="2016-12-12T11:31:00Z">
              <m:r>
                <w:rPr>
                  <w:rFonts w:ascii="Cambria Math" w:hAnsi="Cambria Math" w:cstheme="majorBidi"/>
                  <w:sz w:val="20"/>
                  <w:szCs w:val="20"/>
                </w:rPr>
                <m:t>V</m:t>
              </m:r>
            </w:ins>
          </m:e>
          <m:sub>
            <w:ins w:id="1081" w:author="ankit bhatia" w:date="2016-12-12T11:31:00Z">
              <m:r>
                <m:rPr>
                  <m:sty m:val="p"/>
                </m:rPr>
                <w:rPr>
                  <w:rFonts w:ascii="Cambria Math" w:hAnsi="Cambria Math" w:cstheme="majorBidi"/>
                  <w:sz w:val="20"/>
                  <w:szCs w:val="20"/>
                </w:rPr>
                <m:t>20</m:t>
              </m:r>
            </w:ins>
          </m:sub>
        </m:sSub>
        <w:ins w:id="1082" w:author="ankit bhatia" w:date="2016-12-12T11:31:00Z">
          <m:r>
            <m:rPr>
              <m:sty m:val="p"/>
            </m:rPr>
            <w:rPr>
              <w:rFonts w:ascii="Cambria Math" w:hAnsi="Cambria Math" w:cstheme="majorBidi"/>
              <w:sz w:val="20"/>
              <w:szCs w:val="20"/>
            </w:rPr>
            <m:t>-</m:t>
          </m:r>
        </w:ins>
        <m:sSub>
          <m:sSubPr>
            <m:ctrlPr>
              <w:ins w:id="1083" w:author="ankit bhatia" w:date="2016-12-12T11:31:00Z">
                <w:rPr>
                  <w:rFonts w:ascii="Cambria Math" w:hAnsi="Cambria Math" w:cstheme="majorBidi"/>
                  <w:sz w:val="20"/>
                  <w:szCs w:val="20"/>
                </w:rPr>
              </w:ins>
            </m:ctrlPr>
          </m:sSubPr>
          <m:e>
            <w:ins w:id="1084" w:author="ankit bhatia" w:date="2016-12-12T11:31:00Z">
              <m:r>
                <w:rPr>
                  <w:rFonts w:ascii="Cambria Math" w:hAnsi="Cambria Math" w:cstheme="majorBidi"/>
                  <w:sz w:val="20"/>
                  <w:szCs w:val="20"/>
                </w:rPr>
                <m:t>V</m:t>
              </m:r>
            </w:ins>
          </m:e>
          <m:sub>
            <w:ins w:id="1085" w:author="ankit bhatia" w:date="2016-12-12T11:31:00Z">
              <m:r>
                <w:rPr>
                  <w:rFonts w:ascii="Cambria Math" w:hAnsi="Cambria Math" w:cstheme="majorBidi"/>
                  <w:sz w:val="20"/>
                  <w:szCs w:val="20"/>
                </w:rPr>
                <m:t>n</m:t>
              </m:r>
              <m:r>
                <m:rPr>
                  <m:sty m:val="p"/>
                </m:rPr>
                <w:rPr>
                  <w:rFonts w:ascii="Cambria Math" w:hAnsi="Cambria Math" w:cstheme="majorBidi"/>
                  <w:sz w:val="20"/>
                  <w:szCs w:val="20"/>
                </w:rPr>
                <m:t>0</m:t>
              </m:r>
            </w:ins>
          </m:sub>
        </m:sSub>
        <w:ins w:id="1086" w:author="Onkar" w:date="2016-12-12T12:15:00Z"/>
      </m:oMath>
      <w:r w:rsidR="00CB4C21">
        <w:rPr>
          <w:rFonts w:asciiTheme="majorBidi" w:hAnsiTheme="majorBidi" w:cstheme="majorBidi"/>
          <w:sz w:val="20"/>
          <w:szCs w:val="20"/>
        </w:rPr>
        <w:tab/>
      </w:r>
      <w:ins w:id="1087" w:author="ankit bhatia" w:date="2016-12-12T11:31:00Z">
        <w:r w:rsidR="00CB4C21">
          <w:rPr>
            <w:rFonts w:asciiTheme="majorBidi" w:hAnsiTheme="majorBidi" w:cstheme="majorBidi"/>
            <w:sz w:val="20"/>
            <w:szCs w:val="20"/>
          </w:rPr>
          <w:tab/>
        </w:r>
        <w:r w:rsidR="00CB4C21">
          <w:rPr>
            <w:rFonts w:asciiTheme="majorBidi" w:hAnsiTheme="majorBidi" w:cstheme="majorBidi"/>
            <w:sz w:val="20"/>
            <w:szCs w:val="20"/>
          </w:rPr>
          <w:tab/>
        </w:r>
        <w:r w:rsidR="00CB4C21">
          <w:rPr>
            <w:rFonts w:asciiTheme="majorBidi" w:hAnsiTheme="majorBidi" w:cstheme="majorBidi"/>
            <w:sz w:val="20"/>
            <w:szCs w:val="20"/>
          </w:rPr>
          <w:tab/>
          <w:t xml:space="preserve">       (33</w:t>
        </w:r>
        <w:r w:rsidR="00D120BE" w:rsidRPr="00C67553">
          <w:rPr>
            <w:rFonts w:asciiTheme="majorBidi" w:hAnsiTheme="majorBidi" w:cstheme="majorBidi"/>
            <w:sz w:val="20"/>
            <w:szCs w:val="20"/>
          </w:rPr>
          <w:t>)</w:t>
        </w:r>
      </w:ins>
    </w:p>
    <w:p w:rsidR="00D120BE" w:rsidRPr="00C67553" w:rsidRDefault="00C40D1D" w:rsidP="00D120BE">
      <w:pPr>
        <w:rPr>
          <w:ins w:id="1088" w:author="ankit bhatia" w:date="2016-12-12T11:31:00Z"/>
          <w:rFonts w:asciiTheme="majorBidi" w:hAnsiTheme="majorBidi" w:cstheme="majorBidi"/>
          <w:sz w:val="20"/>
          <w:szCs w:val="20"/>
        </w:rPr>
      </w:pPr>
      <m:oMath>
        <m:sSub>
          <m:sSubPr>
            <m:ctrlPr>
              <w:ins w:id="1089" w:author="ankit bhatia" w:date="2016-12-12T11:31:00Z">
                <w:rPr>
                  <w:rFonts w:ascii="Cambria Math" w:hAnsi="Cambria Math" w:cstheme="majorBidi"/>
                  <w:sz w:val="20"/>
                  <w:szCs w:val="20"/>
                </w:rPr>
              </w:ins>
            </m:ctrlPr>
          </m:sSubPr>
          <m:e>
            <w:ins w:id="1090" w:author="ankit bhatia" w:date="2016-12-12T11:31:00Z">
              <m:r>
                <w:rPr>
                  <w:rFonts w:ascii="Cambria Math" w:hAnsi="Cambria Math" w:cstheme="majorBidi"/>
                  <w:sz w:val="20"/>
                  <w:szCs w:val="20"/>
                </w:rPr>
                <m:t>V</m:t>
              </m:r>
            </w:ins>
          </m:e>
          <m:sub>
            <w:ins w:id="1091" w:author="ankit bhatia" w:date="2016-12-12T11:31:00Z">
              <m:r>
                <w:rPr>
                  <w:rFonts w:ascii="Cambria Math" w:hAnsi="Cambria Math" w:cstheme="majorBidi"/>
                  <w:sz w:val="20"/>
                  <w:szCs w:val="20"/>
                </w:rPr>
                <m:t>cs</m:t>
              </m:r>
            </w:ins>
          </m:sub>
        </m:sSub>
        <w:ins w:id="1092" w:author="ankit bhatia" w:date="2016-12-12T11:31:00Z">
          <m:r>
            <m:rPr>
              <m:sty m:val="p"/>
            </m:rPr>
            <w:rPr>
              <w:rFonts w:ascii="Cambria Math" w:hAnsi="Cambria Math" w:cstheme="majorBidi"/>
              <w:sz w:val="20"/>
              <w:szCs w:val="20"/>
            </w:rPr>
            <m:t>=</m:t>
          </m:r>
        </w:ins>
        <m:sSub>
          <m:sSubPr>
            <m:ctrlPr>
              <w:ins w:id="1093" w:author="ankit bhatia" w:date="2016-12-12T11:31:00Z">
                <w:rPr>
                  <w:rFonts w:ascii="Cambria Math" w:hAnsi="Cambria Math" w:cstheme="majorBidi"/>
                  <w:sz w:val="20"/>
                  <w:szCs w:val="20"/>
                </w:rPr>
              </w:ins>
            </m:ctrlPr>
          </m:sSubPr>
          <m:e>
            <w:ins w:id="1094" w:author="ankit bhatia" w:date="2016-12-12T11:31:00Z">
              <m:r>
                <w:rPr>
                  <w:rFonts w:ascii="Cambria Math" w:hAnsi="Cambria Math" w:cstheme="majorBidi"/>
                  <w:sz w:val="20"/>
                  <w:szCs w:val="20"/>
                </w:rPr>
                <m:t>V</m:t>
              </m:r>
            </w:ins>
          </m:e>
          <m:sub>
            <w:ins w:id="1095" w:author="ankit bhatia" w:date="2016-12-12T11:31:00Z">
              <m:r>
                <m:rPr>
                  <m:sty m:val="p"/>
                </m:rPr>
                <w:rPr>
                  <w:rFonts w:ascii="Cambria Math" w:hAnsi="Cambria Math" w:cstheme="majorBidi"/>
                  <w:sz w:val="20"/>
                  <w:szCs w:val="20"/>
                </w:rPr>
                <m:t>30</m:t>
              </m:r>
            </w:ins>
          </m:sub>
        </m:sSub>
        <w:ins w:id="1096" w:author="ankit bhatia" w:date="2016-12-12T11:31:00Z">
          <m:r>
            <m:rPr>
              <m:sty m:val="p"/>
            </m:rPr>
            <w:rPr>
              <w:rFonts w:ascii="Cambria Math" w:hAnsi="Cambria Math" w:cstheme="majorBidi"/>
              <w:sz w:val="20"/>
              <w:szCs w:val="20"/>
            </w:rPr>
            <m:t>-</m:t>
          </m:r>
        </w:ins>
        <m:sSub>
          <m:sSubPr>
            <m:ctrlPr>
              <w:ins w:id="1097" w:author="ankit bhatia" w:date="2016-12-12T11:31:00Z">
                <w:rPr>
                  <w:rFonts w:ascii="Cambria Math" w:hAnsi="Cambria Math" w:cstheme="majorBidi"/>
                  <w:sz w:val="20"/>
                  <w:szCs w:val="20"/>
                </w:rPr>
              </w:ins>
            </m:ctrlPr>
          </m:sSubPr>
          <m:e>
            <w:ins w:id="1098" w:author="ankit bhatia" w:date="2016-12-12T11:31:00Z">
              <m:r>
                <w:rPr>
                  <w:rFonts w:ascii="Cambria Math" w:hAnsi="Cambria Math" w:cstheme="majorBidi"/>
                  <w:sz w:val="20"/>
                  <w:szCs w:val="20"/>
                </w:rPr>
                <m:t>V</m:t>
              </m:r>
            </w:ins>
          </m:e>
          <m:sub>
            <w:ins w:id="1099" w:author="ankit bhatia" w:date="2016-12-12T11:31:00Z">
              <m:r>
                <w:rPr>
                  <w:rFonts w:ascii="Cambria Math" w:hAnsi="Cambria Math" w:cstheme="majorBidi"/>
                  <w:sz w:val="20"/>
                  <w:szCs w:val="20"/>
                </w:rPr>
                <m:t>n</m:t>
              </m:r>
              <m:r>
                <m:rPr>
                  <m:sty m:val="p"/>
                </m:rPr>
                <w:rPr>
                  <w:rFonts w:ascii="Cambria Math" w:hAnsi="Cambria Math" w:cstheme="majorBidi"/>
                  <w:sz w:val="20"/>
                  <w:szCs w:val="20"/>
                </w:rPr>
                <m:t>0</m:t>
              </m:r>
            </w:ins>
          </m:sub>
        </m:sSub>
        <w:ins w:id="1100" w:author="Onkar" w:date="2016-12-12T12:15:00Z"/>
      </m:oMath>
      <w:r w:rsidR="00D120BE" w:rsidRPr="00C67553">
        <w:rPr>
          <w:rFonts w:asciiTheme="majorBidi" w:hAnsiTheme="majorBidi" w:cstheme="majorBidi"/>
          <w:sz w:val="20"/>
          <w:szCs w:val="20"/>
        </w:rPr>
        <w:tab/>
      </w:r>
      <w:ins w:id="1101" w:author="ankit bhatia" w:date="2016-12-12T11:31:00Z">
        <w:r w:rsidR="00D120BE" w:rsidRPr="00C67553">
          <w:rPr>
            <w:rFonts w:asciiTheme="majorBidi" w:hAnsiTheme="majorBidi" w:cstheme="majorBidi"/>
            <w:sz w:val="20"/>
            <w:szCs w:val="20"/>
          </w:rPr>
          <w:tab/>
        </w:r>
        <w:r w:rsidR="00D120BE" w:rsidRPr="00C67553">
          <w:rPr>
            <w:rFonts w:asciiTheme="majorBidi" w:hAnsiTheme="majorBidi" w:cstheme="majorBidi"/>
            <w:sz w:val="20"/>
            <w:szCs w:val="20"/>
          </w:rPr>
          <w:tab/>
        </w:r>
        <w:r w:rsidR="00CB4C21">
          <w:rPr>
            <w:rFonts w:asciiTheme="majorBidi" w:hAnsiTheme="majorBidi" w:cstheme="majorBidi"/>
            <w:sz w:val="20"/>
            <w:szCs w:val="20"/>
          </w:rPr>
          <w:tab/>
          <w:t xml:space="preserve">       (34</w:t>
        </w:r>
        <w:r w:rsidR="00D120BE" w:rsidRPr="00C67553">
          <w:rPr>
            <w:rFonts w:asciiTheme="majorBidi" w:hAnsiTheme="majorBidi" w:cstheme="majorBidi"/>
            <w:sz w:val="20"/>
            <w:szCs w:val="20"/>
          </w:rPr>
          <w:t>)</w:t>
        </w:r>
      </w:ins>
    </w:p>
    <w:p w:rsidR="00D120BE" w:rsidRPr="00C67553" w:rsidRDefault="00D120BE" w:rsidP="00D120BE">
      <w:pPr>
        <w:rPr>
          <w:ins w:id="1102" w:author="ankit bhatia" w:date="2016-12-12T11:31:00Z"/>
          <w:rFonts w:asciiTheme="majorBidi" w:hAnsiTheme="majorBidi" w:cstheme="majorBidi"/>
          <w:sz w:val="20"/>
          <w:szCs w:val="20"/>
        </w:rPr>
      </w:pPr>
      <w:ins w:id="1103" w:author="ankit bhatia" w:date="2016-12-12T11:31:00Z">
        <w:r w:rsidRPr="00C67553">
          <w:rPr>
            <w:rFonts w:asciiTheme="majorBidi" w:hAnsiTheme="majorBidi" w:cstheme="majorBidi"/>
            <w:sz w:val="20"/>
            <w:szCs w:val="20"/>
          </w:rPr>
          <w:t xml:space="preserve">Where </w:t>
        </w:r>
        <w:proofErr w:type="spellStart"/>
        <w:r w:rsidRPr="00C67553">
          <w:rPr>
            <w:rFonts w:asciiTheme="majorBidi" w:hAnsiTheme="majorBidi" w:cstheme="majorBidi"/>
            <w:sz w:val="20"/>
            <w:szCs w:val="20"/>
          </w:rPr>
          <w:t>Vno</w:t>
        </w:r>
        <w:proofErr w:type="spellEnd"/>
        <w:r w:rsidRPr="00C67553">
          <w:rPr>
            <w:rFonts w:asciiTheme="majorBidi" w:hAnsiTheme="majorBidi" w:cstheme="majorBidi"/>
            <w:sz w:val="20"/>
            <w:szCs w:val="20"/>
          </w:rPr>
          <w:t xml:space="preserve"> is the neutral voltage and is given as:</w:t>
        </w:r>
      </w:ins>
    </w:p>
    <w:p w:rsidR="00D120BE" w:rsidRPr="00C67553" w:rsidRDefault="00C40D1D" w:rsidP="00D120BE">
      <w:pPr>
        <w:rPr>
          <w:ins w:id="1104" w:author="ankit bhatia" w:date="2016-12-12T11:31:00Z"/>
          <w:rFonts w:asciiTheme="majorBidi" w:hAnsiTheme="majorBidi" w:cstheme="majorBidi"/>
          <w:sz w:val="20"/>
          <w:szCs w:val="20"/>
        </w:rPr>
      </w:pPr>
      <m:oMath>
        <m:sSub>
          <m:sSubPr>
            <m:ctrlPr>
              <w:ins w:id="1105" w:author="ankit bhatia" w:date="2016-12-12T11:31:00Z">
                <w:rPr>
                  <w:rFonts w:ascii="Cambria Math" w:hAnsi="Cambria Math" w:cstheme="majorBidi"/>
                  <w:sz w:val="20"/>
                  <w:szCs w:val="20"/>
                </w:rPr>
              </w:ins>
            </m:ctrlPr>
          </m:sSubPr>
          <m:e>
            <w:ins w:id="1106" w:author="ankit bhatia" w:date="2016-12-12T11:31:00Z">
              <m:r>
                <w:rPr>
                  <w:rFonts w:ascii="Cambria Math" w:hAnsi="Cambria Math" w:cstheme="majorBidi"/>
                  <w:sz w:val="20"/>
                  <w:szCs w:val="20"/>
                </w:rPr>
                <m:t>V</m:t>
              </m:r>
            </w:ins>
          </m:e>
          <m:sub>
            <w:ins w:id="1107" w:author="ankit bhatia" w:date="2016-12-12T11:31:00Z">
              <m:r>
                <w:rPr>
                  <w:rFonts w:ascii="Cambria Math" w:hAnsi="Cambria Math" w:cstheme="majorBidi"/>
                  <w:sz w:val="20"/>
                  <w:szCs w:val="20"/>
                </w:rPr>
                <m:t>n</m:t>
              </m:r>
              <m:r>
                <m:rPr>
                  <m:sty m:val="p"/>
                </m:rPr>
                <w:rPr>
                  <w:rFonts w:ascii="Cambria Math" w:hAnsi="Cambria Math" w:cstheme="majorBidi"/>
                  <w:sz w:val="20"/>
                  <w:szCs w:val="20"/>
                </w:rPr>
                <m:t>0</m:t>
              </m:r>
            </w:ins>
          </m:sub>
        </m:sSub>
        <w:ins w:id="1108" w:author="ankit bhatia" w:date="2016-12-12T11:31:00Z">
          <m:r>
            <m:rPr>
              <m:sty m:val="p"/>
            </m:rPr>
            <w:rPr>
              <w:rFonts w:ascii="Cambria Math" w:hAnsi="Cambria Math" w:cstheme="majorBidi"/>
              <w:sz w:val="20"/>
              <w:szCs w:val="20"/>
            </w:rPr>
            <m:t>=</m:t>
          </m:r>
        </w:ins>
        <m:f>
          <m:fPr>
            <m:ctrlPr>
              <w:ins w:id="1109" w:author="ankit bhatia" w:date="2016-12-12T11:31:00Z">
                <w:rPr>
                  <w:rFonts w:ascii="Cambria Math" w:hAnsi="Cambria Math" w:cstheme="majorBidi"/>
                  <w:sz w:val="20"/>
                  <w:szCs w:val="20"/>
                </w:rPr>
              </w:ins>
            </m:ctrlPr>
          </m:fPr>
          <m:num>
            <w:ins w:id="1110" w:author="ankit bhatia" w:date="2016-12-12T11:31:00Z">
              <m:r>
                <m:rPr>
                  <m:sty m:val="p"/>
                </m:rPr>
                <w:rPr>
                  <w:rFonts w:ascii="Cambria Math" w:hAnsi="Cambria Math" w:cstheme="majorBidi"/>
                  <w:sz w:val="20"/>
                  <w:szCs w:val="20"/>
                </w:rPr>
                <m:t>1</m:t>
              </m:r>
            </w:ins>
          </m:num>
          <m:den>
            <w:ins w:id="1111" w:author="ankit bhatia" w:date="2016-12-12T11:31:00Z">
              <m:r>
                <m:rPr>
                  <m:sty m:val="p"/>
                </m:rPr>
                <w:rPr>
                  <w:rFonts w:ascii="Cambria Math" w:hAnsi="Cambria Math" w:cstheme="majorBidi"/>
                  <w:sz w:val="20"/>
                  <w:szCs w:val="20"/>
                </w:rPr>
                <m:t>3</m:t>
              </m:r>
            </w:ins>
          </m:den>
        </m:f>
        <w:ins w:id="1112" w:author="ankit bhatia" w:date="2016-12-12T11:31:00Z">
          <m:r>
            <m:rPr>
              <m:sty m:val="p"/>
            </m:rPr>
            <w:rPr>
              <w:rFonts w:ascii="Cambria Math" w:hAnsi="Cambria Math" w:cstheme="majorBidi"/>
              <w:sz w:val="20"/>
              <w:szCs w:val="20"/>
            </w:rPr>
            <m:t>*</m:t>
          </m:r>
        </w:ins>
        <m:d>
          <m:dPr>
            <m:ctrlPr>
              <w:ins w:id="1113" w:author="ankit bhatia" w:date="2016-12-12T11:31:00Z">
                <w:rPr>
                  <w:rFonts w:ascii="Cambria Math" w:hAnsi="Cambria Math" w:cstheme="majorBidi"/>
                  <w:sz w:val="20"/>
                  <w:szCs w:val="20"/>
                </w:rPr>
              </w:ins>
            </m:ctrlPr>
          </m:dPr>
          <m:e>
            <m:sSub>
              <m:sSubPr>
                <m:ctrlPr>
                  <w:ins w:id="1114" w:author="ankit bhatia" w:date="2016-12-12T11:31:00Z">
                    <w:rPr>
                      <w:rFonts w:ascii="Cambria Math" w:hAnsi="Cambria Math" w:cstheme="majorBidi"/>
                      <w:sz w:val="20"/>
                      <w:szCs w:val="20"/>
                    </w:rPr>
                  </w:ins>
                </m:ctrlPr>
              </m:sSubPr>
              <m:e>
                <w:ins w:id="1115" w:author="ankit bhatia" w:date="2016-12-12T11:31:00Z">
                  <m:r>
                    <w:rPr>
                      <w:rFonts w:ascii="Cambria Math" w:hAnsi="Cambria Math" w:cstheme="majorBidi"/>
                      <w:sz w:val="20"/>
                      <w:szCs w:val="20"/>
                    </w:rPr>
                    <m:t>V</m:t>
                  </m:r>
                </w:ins>
              </m:e>
              <m:sub>
                <w:ins w:id="1116" w:author="ankit bhatia" w:date="2016-12-12T11:31:00Z">
                  <m:r>
                    <m:rPr>
                      <m:sty m:val="p"/>
                    </m:rPr>
                    <w:rPr>
                      <w:rFonts w:ascii="Cambria Math" w:hAnsi="Cambria Math" w:cstheme="majorBidi"/>
                      <w:sz w:val="20"/>
                      <w:szCs w:val="20"/>
                    </w:rPr>
                    <m:t>10</m:t>
                  </m:r>
                </w:ins>
              </m:sub>
            </m:sSub>
            <w:ins w:id="1117" w:author="ankit bhatia" w:date="2016-12-12T11:31:00Z">
              <m:r>
                <m:rPr>
                  <m:sty m:val="p"/>
                </m:rPr>
                <w:rPr>
                  <w:rFonts w:ascii="Cambria Math" w:hAnsi="Cambria Math" w:cstheme="majorBidi"/>
                  <w:sz w:val="20"/>
                  <w:szCs w:val="20"/>
                </w:rPr>
                <m:t>+</m:t>
              </m:r>
            </w:ins>
            <m:sSub>
              <m:sSubPr>
                <m:ctrlPr>
                  <w:ins w:id="1118" w:author="ankit bhatia" w:date="2016-12-12T11:31:00Z">
                    <w:rPr>
                      <w:rFonts w:ascii="Cambria Math" w:hAnsi="Cambria Math" w:cstheme="majorBidi"/>
                      <w:sz w:val="20"/>
                      <w:szCs w:val="20"/>
                    </w:rPr>
                  </w:ins>
                </m:ctrlPr>
              </m:sSubPr>
              <m:e>
                <w:ins w:id="1119" w:author="ankit bhatia" w:date="2016-12-12T11:31:00Z">
                  <m:r>
                    <w:rPr>
                      <w:rFonts w:ascii="Cambria Math" w:hAnsi="Cambria Math" w:cstheme="majorBidi"/>
                      <w:sz w:val="20"/>
                      <w:szCs w:val="20"/>
                    </w:rPr>
                    <m:t>V</m:t>
                  </m:r>
                </w:ins>
              </m:e>
              <m:sub>
                <w:ins w:id="1120" w:author="ankit bhatia" w:date="2016-12-12T11:31:00Z">
                  <m:r>
                    <m:rPr>
                      <m:sty m:val="p"/>
                    </m:rPr>
                    <w:rPr>
                      <w:rFonts w:ascii="Cambria Math" w:hAnsi="Cambria Math" w:cstheme="majorBidi"/>
                      <w:sz w:val="20"/>
                      <w:szCs w:val="20"/>
                    </w:rPr>
                    <m:t>20</m:t>
                  </m:r>
                </w:ins>
              </m:sub>
            </m:sSub>
            <w:ins w:id="1121" w:author="ankit bhatia" w:date="2016-12-12T11:31:00Z">
              <m:r>
                <m:rPr>
                  <m:sty m:val="p"/>
                </m:rPr>
                <w:rPr>
                  <w:rFonts w:ascii="Cambria Math" w:hAnsi="Cambria Math" w:cstheme="majorBidi"/>
                  <w:sz w:val="20"/>
                  <w:szCs w:val="20"/>
                </w:rPr>
                <m:t>+</m:t>
              </m:r>
            </w:ins>
            <m:sSub>
              <m:sSubPr>
                <m:ctrlPr>
                  <w:ins w:id="1122" w:author="ankit bhatia" w:date="2016-12-12T11:31:00Z">
                    <w:rPr>
                      <w:rFonts w:ascii="Cambria Math" w:hAnsi="Cambria Math" w:cstheme="majorBidi"/>
                      <w:sz w:val="20"/>
                      <w:szCs w:val="20"/>
                    </w:rPr>
                  </w:ins>
                </m:ctrlPr>
              </m:sSubPr>
              <m:e>
                <w:ins w:id="1123" w:author="ankit bhatia" w:date="2016-12-12T11:31:00Z">
                  <m:r>
                    <w:rPr>
                      <w:rFonts w:ascii="Cambria Math" w:hAnsi="Cambria Math" w:cstheme="majorBidi"/>
                      <w:sz w:val="20"/>
                      <w:szCs w:val="20"/>
                    </w:rPr>
                    <m:t>V</m:t>
                  </m:r>
                </w:ins>
              </m:e>
              <m:sub>
                <w:ins w:id="1124" w:author="ankit bhatia" w:date="2016-12-12T11:31:00Z">
                  <m:r>
                    <m:rPr>
                      <m:sty m:val="p"/>
                    </m:rPr>
                    <w:rPr>
                      <w:rFonts w:ascii="Cambria Math" w:hAnsi="Cambria Math" w:cstheme="majorBidi"/>
                      <w:sz w:val="20"/>
                      <w:szCs w:val="20"/>
                    </w:rPr>
                    <m:t>30</m:t>
                  </m:r>
                </w:ins>
              </m:sub>
            </m:sSub>
          </m:e>
        </m:d>
        <w:ins w:id="1125" w:author="Onkar" w:date="2016-12-12T12:15:00Z"/>
      </m:oMath>
      <w:r w:rsidR="00F76CBE">
        <w:rPr>
          <w:rFonts w:asciiTheme="majorBidi" w:hAnsiTheme="majorBidi" w:cstheme="majorBidi"/>
          <w:sz w:val="20"/>
          <w:szCs w:val="20"/>
        </w:rPr>
        <w:tab/>
      </w:r>
      <w:ins w:id="1126" w:author="ankit bhatia" w:date="2016-12-12T11:31:00Z">
        <w:r w:rsidR="00CB4C21">
          <w:rPr>
            <w:rFonts w:asciiTheme="majorBidi" w:hAnsiTheme="majorBidi" w:cstheme="majorBidi"/>
            <w:sz w:val="20"/>
            <w:szCs w:val="20"/>
          </w:rPr>
          <w:tab/>
          <w:t xml:space="preserve">       (35</w:t>
        </w:r>
        <w:r w:rsidR="00D120BE" w:rsidRPr="00C67553">
          <w:rPr>
            <w:rFonts w:asciiTheme="majorBidi" w:hAnsiTheme="majorBidi" w:cstheme="majorBidi"/>
            <w:sz w:val="20"/>
            <w:szCs w:val="20"/>
          </w:rPr>
          <w:t>)</w:t>
        </w:r>
      </w:ins>
    </w:p>
    <w:p w:rsidR="00D120BE" w:rsidRPr="00C67553" w:rsidRDefault="00D120BE" w:rsidP="00D120BE">
      <w:pPr>
        <w:rPr>
          <w:ins w:id="1127" w:author="ankit bhatia" w:date="2016-12-12T11:31:00Z"/>
          <w:rFonts w:asciiTheme="majorBidi" w:hAnsiTheme="majorBidi" w:cstheme="majorBidi"/>
          <w:sz w:val="20"/>
          <w:szCs w:val="20"/>
        </w:rPr>
      </w:pPr>
      <w:ins w:id="1128" w:author="ankit bhatia" w:date="2016-12-12T11:31:00Z">
        <w:r w:rsidRPr="00C67553">
          <w:rPr>
            <w:rFonts w:asciiTheme="majorBidi" w:hAnsiTheme="majorBidi" w:cstheme="majorBidi"/>
            <w:sz w:val="20"/>
            <w:szCs w:val="20"/>
          </w:rPr>
          <w:t>The state of switches is defined based on the input voltage (</w:t>
        </w:r>
        <m:oMath>
          <m:sSub>
            <m:sSubPr>
              <m:ctrlPr>
                <w:rPr>
                  <w:rFonts w:ascii="Cambria Math" w:hAnsi="Cambria Math" w:cstheme="majorBidi"/>
                  <w:sz w:val="20"/>
                  <w:szCs w:val="20"/>
                </w:rPr>
              </m:ctrlPr>
            </m:sSubPr>
            <m:e>
              <m:r>
                <w:rPr>
                  <w:rFonts w:ascii="Cambria Math" w:hAnsi="Cambria Math" w:cstheme="majorBidi"/>
                  <w:sz w:val="20"/>
                  <w:szCs w:val="20"/>
                </w:rPr>
                <m:t>V</m:t>
              </m:r>
            </m:e>
            <m:sub>
              <m:r>
                <w:rPr>
                  <w:rFonts w:ascii="Cambria Math" w:hAnsi="Cambria Math" w:cstheme="majorBidi"/>
                  <w:sz w:val="20"/>
                  <w:szCs w:val="20"/>
                </w:rPr>
                <m:t>dc</m:t>
              </m:r>
            </m:sub>
          </m:sSub>
        </m:oMath>
        <w:r w:rsidRPr="00C67553">
          <w:rPr>
            <w:rFonts w:asciiTheme="majorBidi" w:hAnsiTheme="majorBidi" w:cstheme="majorBidi"/>
            <w:sz w:val="20"/>
            <w:szCs w:val="20"/>
          </w:rPr>
          <w:t>)</w:t>
        </w:r>
      </w:ins>
    </w:p>
    <w:p w:rsidR="00D120BE" w:rsidRPr="00C67553" w:rsidRDefault="00C40D1D" w:rsidP="00D120BE">
      <w:pPr>
        <w:rPr>
          <w:ins w:id="1129" w:author="ankit bhatia" w:date="2016-12-12T11:31:00Z"/>
          <w:rFonts w:asciiTheme="majorBidi" w:hAnsiTheme="majorBidi" w:cstheme="majorBidi"/>
          <w:sz w:val="20"/>
          <w:szCs w:val="20"/>
        </w:rPr>
      </w:pPr>
      <m:oMath>
        <m:sSub>
          <m:sSubPr>
            <m:ctrlPr>
              <w:ins w:id="1130" w:author="ankit bhatia" w:date="2016-12-12T11:31:00Z">
                <w:rPr>
                  <w:rFonts w:ascii="Cambria Math" w:hAnsi="Cambria Math" w:cstheme="majorBidi"/>
                  <w:sz w:val="20"/>
                  <w:szCs w:val="20"/>
                </w:rPr>
              </w:ins>
            </m:ctrlPr>
          </m:sSubPr>
          <m:e>
            <w:ins w:id="1131" w:author="ankit bhatia" w:date="2016-12-12T11:31:00Z">
              <m:r>
                <w:rPr>
                  <w:rFonts w:ascii="Cambria Math" w:hAnsi="Cambria Math" w:cstheme="majorBidi"/>
                  <w:sz w:val="20"/>
                  <w:szCs w:val="20"/>
                </w:rPr>
                <m:t>V</m:t>
              </m:r>
            </w:ins>
          </m:e>
          <m:sub>
            <w:ins w:id="1132" w:author="ankit bhatia" w:date="2016-12-12T11:31:00Z">
              <m:r>
                <m:rPr>
                  <m:sty m:val="p"/>
                </m:rPr>
                <w:rPr>
                  <w:rFonts w:ascii="Cambria Math" w:hAnsi="Cambria Math" w:cstheme="majorBidi"/>
                  <w:sz w:val="20"/>
                  <w:szCs w:val="20"/>
                </w:rPr>
                <m:t>10</m:t>
              </m:r>
            </w:ins>
          </m:sub>
        </m:sSub>
        <m:d>
          <m:dPr>
            <m:ctrlPr>
              <w:ins w:id="1133" w:author="ankit bhatia" w:date="2016-12-12T11:31:00Z">
                <w:rPr>
                  <w:rFonts w:ascii="Cambria Math" w:hAnsi="Cambria Math" w:cstheme="majorBidi"/>
                  <w:sz w:val="20"/>
                  <w:szCs w:val="20"/>
                </w:rPr>
              </w:ins>
            </m:ctrlPr>
          </m:dPr>
          <m:e>
            <w:ins w:id="1134" w:author="ankit bhatia" w:date="2016-12-12T11:31:00Z">
              <m:r>
                <w:rPr>
                  <w:rFonts w:ascii="Cambria Math" w:hAnsi="Cambria Math" w:cstheme="majorBidi"/>
                  <w:sz w:val="20"/>
                  <w:szCs w:val="20"/>
                </w:rPr>
                <m:t>ifq</m:t>
              </m:r>
              <m:r>
                <m:rPr>
                  <m:sty m:val="p"/>
                </m:rPr>
                <w:rPr>
                  <w:rFonts w:ascii="Cambria Math" w:hAnsi="Cambria Math" w:cstheme="majorBidi"/>
                  <w:sz w:val="20"/>
                  <w:szCs w:val="20"/>
                </w:rPr>
                <m:t>1=1</m:t>
              </m:r>
            </w:ins>
          </m:e>
        </m:d>
        <w:ins w:id="1135" w:author="ankit bhatia" w:date="2016-12-12T11:31:00Z">
          <m:r>
            <m:rPr>
              <m:sty m:val="p"/>
            </m:rPr>
            <w:rPr>
              <w:rFonts w:ascii="Cambria Math" w:hAnsi="Cambria Math" w:cstheme="majorBidi"/>
              <w:sz w:val="20"/>
              <w:szCs w:val="20"/>
            </w:rPr>
            <m:t>=</m:t>
          </m:r>
        </w:ins>
        <m:f>
          <m:fPr>
            <m:ctrlPr>
              <w:ins w:id="1136" w:author="ankit bhatia" w:date="2016-12-12T11:31:00Z">
                <w:rPr>
                  <w:rFonts w:ascii="Cambria Math" w:hAnsi="Cambria Math" w:cstheme="majorBidi"/>
                  <w:sz w:val="20"/>
                  <w:szCs w:val="20"/>
                </w:rPr>
              </w:ins>
            </m:ctrlPr>
          </m:fPr>
          <m:num>
            <m:sSub>
              <m:sSubPr>
                <m:ctrlPr>
                  <w:ins w:id="1137" w:author="ankit bhatia" w:date="2016-12-12T11:31:00Z">
                    <w:rPr>
                      <w:rFonts w:ascii="Cambria Math" w:hAnsi="Cambria Math" w:cstheme="majorBidi"/>
                      <w:sz w:val="20"/>
                      <w:szCs w:val="20"/>
                    </w:rPr>
                  </w:ins>
                </m:ctrlPr>
              </m:sSubPr>
              <m:e>
                <w:ins w:id="1138" w:author="ankit bhatia" w:date="2016-12-12T11:31:00Z">
                  <m:r>
                    <w:rPr>
                      <w:rFonts w:ascii="Cambria Math" w:hAnsi="Cambria Math" w:cstheme="majorBidi"/>
                      <w:sz w:val="20"/>
                      <w:szCs w:val="20"/>
                    </w:rPr>
                    <m:t>V</m:t>
                  </m:r>
                </w:ins>
              </m:e>
              <m:sub>
                <w:ins w:id="1139" w:author="ankit bhatia" w:date="2016-12-12T11:31:00Z">
                  <m:r>
                    <w:rPr>
                      <w:rFonts w:ascii="Cambria Math" w:hAnsi="Cambria Math" w:cstheme="majorBidi"/>
                      <w:sz w:val="20"/>
                      <w:szCs w:val="20"/>
                    </w:rPr>
                    <m:t>dc</m:t>
                  </m:r>
                </w:ins>
              </m:sub>
            </m:sSub>
          </m:num>
          <m:den>
            <w:ins w:id="1140" w:author="ankit bhatia" w:date="2016-12-12T11:31:00Z">
              <m:r>
                <m:rPr>
                  <m:sty m:val="p"/>
                </m:rPr>
                <w:rPr>
                  <w:rFonts w:ascii="Cambria Math" w:hAnsi="Cambria Math" w:cstheme="majorBidi"/>
                  <w:sz w:val="20"/>
                  <w:szCs w:val="20"/>
                </w:rPr>
                <m:t>2</m:t>
              </m:r>
            </w:ins>
          </m:den>
        </m:f>
        <w:ins w:id="1141" w:author="Onkar" w:date="2016-12-12T12:15:00Z"/>
      </m:oMath>
      <w:r w:rsidR="00F76CBE">
        <w:rPr>
          <w:rFonts w:asciiTheme="majorBidi" w:hAnsiTheme="majorBidi" w:cstheme="majorBidi"/>
          <w:sz w:val="20"/>
          <w:szCs w:val="20"/>
        </w:rPr>
        <w:tab/>
      </w:r>
      <w:ins w:id="1142" w:author="ankit bhatia" w:date="2016-12-12T11:31:00Z">
        <w:r w:rsidR="00F76CBE">
          <w:rPr>
            <w:rFonts w:asciiTheme="majorBidi" w:hAnsiTheme="majorBidi" w:cstheme="majorBidi"/>
            <w:sz w:val="20"/>
            <w:szCs w:val="20"/>
          </w:rPr>
          <w:tab/>
        </w:r>
        <w:r w:rsidR="00CB4C21">
          <w:rPr>
            <w:rFonts w:asciiTheme="majorBidi" w:hAnsiTheme="majorBidi" w:cstheme="majorBidi"/>
            <w:sz w:val="20"/>
            <w:szCs w:val="20"/>
          </w:rPr>
          <w:tab/>
          <w:t xml:space="preserve">       (36</w:t>
        </w:r>
        <w:r w:rsidR="00D120BE" w:rsidRPr="00C67553">
          <w:rPr>
            <w:rFonts w:asciiTheme="majorBidi" w:hAnsiTheme="majorBidi" w:cstheme="majorBidi"/>
            <w:sz w:val="20"/>
            <w:szCs w:val="20"/>
          </w:rPr>
          <w:t>)</w:t>
        </w:r>
      </w:ins>
    </w:p>
    <w:p w:rsidR="00D120BE" w:rsidRPr="00C67553" w:rsidRDefault="00C40D1D" w:rsidP="00D120BE">
      <w:pPr>
        <w:rPr>
          <w:ins w:id="1143" w:author="ankit bhatia" w:date="2016-12-12T11:31:00Z"/>
          <w:rFonts w:asciiTheme="majorBidi" w:hAnsiTheme="majorBidi" w:cstheme="majorBidi"/>
          <w:sz w:val="20"/>
          <w:szCs w:val="20"/>
        </w:rPr>
      </w:pPr>
      <m:oMath>
        <m:sSub>
          <m:sSubPr>
            <m:ctrlPr>
              <w:ins w:id="1144" w:author="ankit bhatia" w:date="2016-12-12T11:31:00Z">
                <w:rPr>
                  <w:rFonts w:ascii="Cambria Math" w:hAnsi="Cambria Math" w:cstheme="majorBidi"/>
                  <w:sz w:val="20"/>
                  <w:szCs w:val="20"/>
                </w:rPr>
              </w:ins>
            </m:ctrlPr>
          </m:sSubPr>
          <m:e>
            <w:ins w:id="1145" w:author="ankit bhatia" w:date="2016-12-12T11:31:00Z">
              <m:r>
                <w:rPr>
                  <w:rFonts w:ascii="Cambria Math" w:hAnsi="Cambria Math" w:cstheme="majorBidi"/>
                  <w:sz w:val="20"/>
                  <w:szCs w:val="20"/>
                </w:rPr>
                <m:t>V</m:t>
              </m:r>
            </w:ins>
          </m:e>
          <m:sub>
            <w:ins w:id="1146" w:author="ankit bhatia" w:date="2016-12-12T11:31:00Z">
              <m:r>
                <m:rPr>
                  <m:sty m:val="p"/>
                </m:rPr>
                <w:rPr>
                  <w:rFonts w:ascii="Cambria Math" w:hAnsi="Cambria Math" w:cstheme="majorBidi"/>
                  <w:sz w:val="20"/>
                  <w:szCs w:val="20"/>
                </w:rPr>
                <m:t>10</m:t>
              </m:r>
            </w:ins>
          </m:sub>
        </m:sSub>
        <m:d>
          <m:dPr>
            <m:ctrlPr>
              <w:ins w:id="1147" w:author="ankit bhatia" w:date="2016-12-12T11:31:00Z">
                <w:rPr>
                  <w:rFonts w:ascii="Cambria Math" w:hAnsi="Cambria Math" w:cstheme="majorBidi"/>
                  <w:sz w:val="20"/>
                  <w:szCs w:val="20"/>
                </w:rPr>
              </w:ins>
            </m:ctrlPr>
          </m:dPr>
          <m:e>
            <w:ins w:id="1148" w:author="ankit bhatia" w:date="2016-12-12T11:31:00Z">
              <m:r>
                <w:rPr>
                  <w:rFonts w:ascii="Cambria Math" w:hAnsi="Cambria Math" w:cstheme="majorBidi"/>
                  <w:sz w:val="20"/>
                  <w:szCs w:val="20"/>
                </w:rPr>
                <m:t>ifq</m:t>
              </m:r>
              <m:r>
                <m:rPr>
                  <m:sty m:val="p"/>
                </m:rPr>
                <w:rPr>
                  <w:rFonts w:ascii="Cambria Math" w:hAnsi="Cambria Math" w:cstheme="majorBidi"/>
                  <w:sz w:val="20"/>
                  <w:szCs w:val="20"/>
                </w:rPr>
                <m:t>1=0</m:t>
              </m:r>
            </w:ins>
          </m:e>
        </m:d>
        <w:ins w:id="1149" w:author="ankit bhatia" w:date="2016-12-12T11:31:00Z">
          <m:r>
            <m:rPr>
              <m:sty m:val="p"/>
            </m:rPr>
            <w:rPr>
              <w:rFonts w:ascii="Cambria Math" w:hAnsi="Cambria Math" w:cstheme="majorBidi"/>
              <w:sz w:val="20"/>
              <w:szCs w:val="20"/>
            </w:rPr>
            <m:t>=-</m:t>
          </m:r>
        </w:ins>
        <m:f>
          <m:fPr>
            <m:ctrlPr>
              <w:ins w:id="1150" w:author="ankit bhatia" w:date="2016-12-12T11:31:00Z">
                <w:rPr>
                  <w:rFonts w:ascii="Cambria Math" w:hAnsi="Cambria Math" w:cstheme="majorBidi"/>
                  <w:sz w:val="20"/>
                  <w:szCs w:val="20"/>
                </w:rPr>
              </w:ins>
            </m:ctrlPr>
          </m:fPr>
          <m:num>
            <m:sSub>
              <m:sSubPr>
                <m:ctrlPr>
                  <w:ins w:id="1151" w:author="ankit bhatia" w:date="2016-12-12T11:31:00Z">
                    <w:rPr>
                      <w:rFonts w:ascii="Cambria Math" w:hAnsi="Cambria Math" w:cstheme="majorBidi"/>
                      <w:sz w:val="20"/>
                      <w:szCs w:val="20"/>
                    </w:rPr>
                  </w:ins>
                </m:ctrlPr>
              </m:sSubPr>
              <m:e>
                <w:ins w:id="1152" w:author="ankit bhatia" w:date="2016-12-12T11:31:00Z">
                  <m:r>
                    <w:rPr>
                      <w:rFonts w:ascii="Cambria Math" w:hAnsi="Cambria Math" w:cstheme="majorBidi"/>
                      <w:sz w:val="20"/>
                      <w:szCs w:val="20"/>
                    </w:rPr>
                    <m:t>V</m:t>
                  </m:r>
                </w:ins>
              </m:e>
              <m:sub>
                <w:ins w:id="1153" w:author="ankit bhatia" w:date="2016-12-12T11:31:00Z">
                  <m:r>
                    <w:rPr>
                      <w:rFonts w:ascii="Cambria Math" w:hAnsi="Cambria Math" w:cstheme="majorBidi"/>
                      <w:sz w:val="20"/>
                      <w:szCs w:val="20"/>
                    </w:rPr>
                    <m:t>dc</m:t>
                  </m:r>
                </w:ins>
              </m:sub>
            </m:sSub>
          </m:num>
          <m:den>
            <w:ins w:id="1154" w:author="ankit bhatia" w:date="2016-12-12T11:31:00Z">
              <m:r>
                <m:rPr>
                  <m:sty m:val="p"/>
                </m:rPr>
                <w:rPr>
                  <w:rFonts w:ascii="Cambria Math" w:hAnsi="Cambria Math" w:cstheme="majorBidi"/>
                  <w:sz w:val="20"/>
                  <w:szCs w:val="20"/>
                </w:rPr>
                <m:t>2</m:t>
              </m:r>
            </w:ins>
          </m:den>
        </m:f>
        <w:ins w:id="1155" w:author="Onkar" w:date="2016-12-12T12:15:00Z"/>
      </m:oMath>
      <w:r w:rsidR="00D120BE" w:rsidRPr="00C67553">
        <w:rPr>
          <w:rFonts w:asciiTheme="majorBidi" w:hAnsiTheme="majorBidi" w:cstheme="majorBidi"/>
          <w:sz w:val="20"/>
          <w:szCs w:val="20"/>
        </w:rPr>
        <w:tab/>
      </w:r>
      <w:ins w:id="1156" w:author="ankit bhatia" w:date="2016-12-12T11:31:00Z">
        <w:r w:rsidR="00D120BE" w:rsidRPr="00C67553">
          <w:rPr>
            <w:rFonts w:asciiTheme="majorBidi" w:hAnsiTheme="majorBidi" w:cstheme="majorBidi"/>
            <w:sz w:val="20"/>
            <w:szCs w:val="20"/>
          </w:rPr>
          <w:tab/>
        </w:r>
        <w:r w:rsidR="00CB4C21">
          <w:rPr>
            <w:rFonts w:asciiTheme="majorBidi" w:hAnsiTheme="majorBidi" w:cstheme="majorBidi"/>
            <w:sz w:val="20"/>
            <w:szCs w:val="20"/>
          </w:rPr>
          <w:tab/>
          <w:t xml:space="preserve">       (37</w:t>
        </w:r>
        <w:r w:rsidR="00D120BE" w:rsidRPr="00C67553">
          <w:rPr>
            <w:rFonts w:asciiTheme="majorBidi" w:hAnsiTheme="majorBidi" w:cstheme="majorBidi"/>
            <w:sz w:val="20"/>
            <w:szCs w:val="20"/>
          </w:rPr>
          <w:t>)</w:t>
        </w:r>
      </w:ins>
    </w:p>
    <w:p w:rsidR="00D120BE" w:rsidRPr="00C67553" w:rsidRDefault="00D120BE" w:rsidP="00D120BE">
      <w:pPr>
        <w:rPr>
          <w:ins w:id="1157" w:author="ankit bhatia" w:date="2016-12-12T11:31:00Z"/>
          <w:rFonts w:asciiTheme="majorBidi" w:hAnsiTheme="majorBidi" w:cstheme="majorBidi"/>
          <w:sz w:val="20"/>
          <w:szCs w:val="20"/>
        </w:rPr>
      </w:pPr>
      <w:ins w:id="1158" w:author="ankit bhatia" w:date="2016-12-12T11:31:00Z">
        <w:r w:rsidRPr="00C67553">
          <w:rPr>
            <w:rFonts w:asciiTheme="majorBidi" w:hAnsiTheme="majorBidi" w:cstheme="majorBidi"/>
            <w:sz w:val="20"/>
            <w:szCs w:val="20"/>
          </w:rPr>
          <w:t xml:space="preserve">Here for a balanced three phase system sum of output voltages will be zero. </w:t>
        </w:r>
      </w:ins>
    </w:p>
    <w:p w:rsidR="00D120BE" w:rsidRPr="00C67553" w:rsidRDefault="00C40D1D" w:rsidP="00D120BE">
      <w:pPr>
        <w:rPr>
          <w:ins w:id="1159" w:author="ankit bhatia" w:date="2016-12-12T11:31:00Z"/>
          <w:rFonts w:asciiTheme="majorBidi" w:hAnsiTheme="majorBidi" w:cstheme="majorBidi"/>
          <w:sz w:val="20"/>
          <w:szCs w:val="20"/>
        </w:rPr>
      </w:pPr>
      <m:oMath>
        <m:sSub>
          <m:sSubPr>
            <m:ctrlPr>
              <w:ins w:id="1160" w:author="ankit bhatia" w:date="2016-12-12T11:31:00Z">
                <w:rPr>
                  <w:rFonts w:ascii="Cambria Math" w:hAnsi="Cambria Math" w:cstheme="majorBidi"/>
                  <w:sz w:val="20"/>
                  <w:szCs w:val="20"/>
                </w:rPr>
              </w:ins>
            </m:ctrlPr>
          </m:sSubPr>
          <m:e>
            <w:ins w:id="1161" w:author="ankit bhatia" w:date="2016-12-12T11:31:00Z">
              <m:r>
                <w:rPr>
                  <w:rFonts w:ascii="Cambria Math" w:hAnsi="Cambria Math" w:cstheme="majorBidi"/>
                  <w:sz w:val="20"/>
                  <w:szCs w:val="20"/>
                </w:rPr>
                <m:t>V</m:t>
              </m:r>
            </w:ins>
          </m:e>
          <m:sub>
            <w:ins w:id="1162" w:author="ankit bhatia" w:date="2016-12-12T11:31:00Z">
              <m:r>
                <w:rPr>
                  <w:rFonts w:ascii="Cambria Math" w:hAnsi="Cambria Math" w:cstheme="majorBidi"/>
                  <w:sz w:val="20"/>
                  <w:szCs w:val="20"/>
                </w:rPr>
                <m:t>as</m:t>
              </m:r>
            </w:ins>
          </m:sub>
        </m:sSub>
        <w:ins w:id="1163" w:author="ankit bhatia" w:date="2016-12-12T11:31:00Z">
          <m:r>
            <m:rPr>
              <m:sty m:val="p"/>
            </m:rPr>
            <w:rPr>
              <w:rFonts w:ascii="Cambria Math" w:hAnsi="Cambria Math" w:cstheme="majorBidi"/>
              <w:sz w:val="20"/>
              <w:szCs w:val="20"/>
            </w:rPr>
            <m:t>+</m:t>
          </m:r>
        </w:ins>
        <m:sSub>
          <m:sSubPr>
            <m:ctrlPr>
              <w:ins w:id="1164" w:author="ankit bhatia" w:date="2016-12-12T11:31:00Z">
                <w:rPr>
                  <w:rFonts w:ascii="Cambria Math" w:hAnsi="Cambria Math" w:cstheme="majorBidi"/>
                  <w:sz w:val="20"/>
                  <w:szCs w:val="20"/>
                </w:rPr>
              </w:ins>
            </m:ctrlPr>
          </m:sSubPr>
          <m:e>
            <w:ins w:id="1165" w:author="ankit bhatia" w:date="2016-12-12T11:31:00Z">
              <m:r>
                <w:rPr>
                  <w:rFonts w:ascii="Cambria Math" w:hAnsi="Cambria Math" w:cstheme="majorBidi"/>
                  <w:sz w:val="20"/>
                  <w:szCs w:val="20"/>
                </w:rPr>
                <m:t>V</m:t>
              </m:r>
            </w:ins>
          </m:e>
          <m:sub>
            <w:ins w:id="1166" w:author="ankit bhatia" w:date="2016-12-12T11:31:00Z">
              <m:r>
                <w:rPr>
                  <w:rFonts w:ascii="Cambria Math" w:hAnsi="Cambria Math" w:cstheme="majorBidi"/>
                  <w:sz w:val="20"/>
                  <w:szCs w:val="20"/>
                </w:rPr>
                <m:t>bs</m:t>
              </m:r>
            </w:ins>
          </m:sub>
        </m:sSub>
        <w:ins w:id="1167" w:author="ankit bhatia" w:date="2016-12-12T11:31:00Z">
          <m:r>
            <m:rPr>
              <m:sty m:val="p"/>
            </m:rPr>
            <w:rPr>
              <w:rFonts w:ascii="Cambria Math" w:hAnsi="Cambria Math" w:cstheme="majorBidi"/>
              <w:sz w:val="20"/>
              <w:szCs w:val="20"/>
            </w:rPr>
            <m:t>+</m:t>
          </m:r>
        </w:ins>
        <m:sSub>
          <m:sSubPr>
            <m:ctrlPr>
              <w:ins w:id="1168" w:author="ankit bhatia" w:date="2016-12-12T11:31:00Z">
                <w:rPr>
                  <w:rFonts w:ascii="Cambria Math" w:hAnsi="Cambria Math" w:cstheme="majorBidi"/>
                  <w:sz w:val="20"/>
                  <w:szCs w:val="20"/>
                </w:rPr>
              </w:ins>
            </m:ctrlPr>
          </m:sSubPr>
          <m:e>
            <w:ins w:id="1169" w:author="ankit bhatia" w:date="2016-12-12T11:31:00Z">
              <m:r>
                <w:rPr>
                  <w:rFonts w:ascii="Cambria Math" w:hAnsi="Cambria Math" w:cstheme="majorBidi"/>
                  <w:sz w:val="20"/>
                  <w:szCs w:val="20"/>
                </w:rPr>
                <m:t>V</m:t>
              </m:r>
            </w:ins>
          </m:e>
          <m:sub>
            <w:ins w:id="1170" w:author="ankit bhatia" w:date="2016-12-12T11:31:00Z">
              <m:r>
                <w:rPr>
                  <w:rFonts w:ascii="Cambria Math" w:hAnsi="Cambria Math" w:cstheme="majorBidi"/>
                  <w:sz w:val="20"/>
                  <w:szCs w:val="20"/>
                </w:rPr>
                <m:t>cs</m:t>
              </m:r>
            </w:ins>
          </m:sub>
        </m:sSub>
        <w:ins w:id="1171" w:author="ankit bhatia" w:date="2016-12-12T11:31:00Z">
          <m:r>
            <m:rPr>
              <m:sty m:val="p"/>
            </m:rPr>
            <w:rPr>
              <w:rFonts w:ascii="Cambria Math" w:hAnsi="Cambria Math" w:cstheme="majorBidi"/>
              <w:sz w:val="20"/>
              <w:szCs w:val="20"/>
            </w:rPr>
            <m:t>=0</m:t>
          </m:r>
        </w:ins>
        <w:ins w:id="1172" w:author="Onkar" w:date="2016-12-12T12:15:00Z"/>
      </m:oMath>
      <w:r w:rsidR="00F76CBE">
        <w:rPr>
          <w:rFonts w:asciiTheme="majorBidi" w:hAnsiTheme="majorBidi" w:cstheme="majorBidi"/>
          <w:sz w:val="20"/>
          <w:szCs w:val="20"/>
        </w:rPr>
        <w:tab/>
      </w:r>
      <w:ins w:id="1173" w:author="ankit bhatia" w:date="2016-12-12T11:31:00Z">
        <w:r w:rsidR="00F76CBE">
          <w:rPr>
            <w:rFonts w:asciiTheme="majorBidi" w:hAnsiTheme="majorBidi" w:cstheme="majorBidi"/>
            <w:sz w:val="20"/>
            <w:szCs w:val="20"/>
          </w:rPr>
          <w:tab/>
        </w:r>
        <w:r w:rsidR="00CB4C21">
          <w:rPr>
            <w:rFonts w:asciiTheme="majorBidi" w:hAnsiTheme="majorBidi" w:cstheme="majorBidi"/>
            <w:sz w:val="20"/>
            <w:szCs w:val="20"/>
          </w:rPr>
          <w:tab/>
          <w:t xml:space="preserve">       (38</w:t>
        </w:r>
        <w:r w:rsidR="00D120BE" w:rsidRPr="00C67553">
          <w:rPr>
            <w:rFonts w:asciiTheme="majorBidi" w:hAnsiTheme="majorBidi" w:cstheme="majorBidi"/>
            <w:sz w:val="20"/>
            <w:szCs w:val="20"/>
          </w:rPr>
          <w:t>)</w:t>
        </w:r>
      </w:ins>
    </w:p>
    <w:p w:rsidR="00D120BE" w:rsidRPr="00C67553" w:rsidRDefault="00D120BE" w:rsidP="00D120BE">
      <w:pPr>
        <w:rPr>
          <w:ins w:id="1174" w:author="ankit bhatia" w:date="2016-12-12T11:31:00Z"/>
          <w:rFonts w:asciiTheme="majorBidi" w:hAnsiTheme="majorBidi" w:cstheme="majorBidi"/>
          <w:sz w:val="20"/>
          <w:szCs w:val="20"/>
        </w:rPr>
      </w:pPr>
      <w:ins w:id="1175" w:author="ankit bhatia" w:date="2016-12-12T11:31:00Z">
        <w:r w:rsidRPr="00C67553">
          <w:rPr>
            <w:rFonts w:asciiTheme="majorBidi" w:hAnsiTheme="majorBidi" w:cstheme="majorBidi"/>
            <w:sz w:val="20"/>
            <w:szCs w:val="20"/>
          </w:rPr>
          <w:t xml:space="preserve">By simple back substitution of </w:t>
        </w:r>
        <m:oMath>
          <m:sSub>
            <m:sSubPr>
              <m:ctrlPr>
                <w:rPr>
                  <w:rFonts w:ascii="Cambria Math" w:hAnsi="Cambria Math" w:cstheme="majorBidi"/>
                  <w:sz w:val="20"/>
                  <w:szCs w:val="20"/>
                </w:rPr>
              </m:ctrlPr>
            </m:sSubPr>
            <m:e>
              <m:r>
                <w:rPr>
                  <w:rFonts w:ascii="Cambria Math" w:hAnsi="Cambria Math" w:cstheme="majorBidi"/>
                  <w:sz w:val="20"/>
                  <w:szCs w:val="20"/>
                </w:rPr>
                <m:t>V</m:t>
              </m:r>
            </m:e>
            <m:sub>
              <m:r>
                <m:rPr>
                  <m:sty m:val="p"/>
                </m:rPr>
                <w:rPr>
                  <w:rFonts w:ascii="Cambria Math" w:hAnsi="Cambria Math" w:cstheme="majorBidi"/>
                  <w:sz w:val="20"/>
                  <w:szCs w:val="20"/>
                </w:rPr>
                <m:t>10</m:t>
              </m:r>
            </m:sub>
          </m:sSub>
          <m:r>
            <m:rPr>
              <m:sty m:val="p"/>
            </m:rPr>
            <w:rPr>
              <w:rFonts w:ascii="Cambria Math" w:hAnsi="Cambria Math" w:cstheme="majorBidi"/>
              <w:sz w:val="20"/>
              <w:szCs w:val="20"/>
            </w:rPr>
            <m:t>,</m:t>
          </m:r>
          <m:sSub>
            <m:sSubPr>
              <m:ctrlPr>
                <w:rPr>
                  <w:rFonts w:ascii="Cambria Math" w:hAnsi="Cambria Math" w:cstheme="majorBidi"/>
                  <w:sz w:val="20"/>
                  <w:szCs w:val="20"/>
                </w:rPr>
              </m:ctrlPr>
            </m:sSubPr>
            <m:e>
              <m:r>
                <w:rPr>
                  <w:rFonts w:ascii="Cambria Math" w:hAnsi="Cambria Math" w:cstheme="majorBidi"/>
                  <w:sz w:val="20"/>
                  <w:szCs w:val="20"/>
                </w:rPr>
                <m:t>V</m:t>
              </m:r>
            </m:e>
            <m:sub>
              <m:r>
                <m:rPr>
                  <m:sty m:val="p"/>
                </m:rPr>
                <w:rPr>
                  <w:rFonts w:ascii="Cambria Math" w:hAnsi="Cambria Math" w:cstheme="majorBidi"/>
                  <w:sz w:val="20"/>
                  <w:szCs w:val="20"/>
                </w:rPr>
                <m:t>20</m:t>
              </m:r>
            </m:sub>
          </m:sSub>
          <m:r>
            <m:rPr>
              <m:sty m:val="p"/>
            </m:rPr>
            <w:rPr>
              <w:rFonts w:ascii="Cambria Math" w:hAnsi="Cambria Math" w:cstheme="majorBidi"/>
              <w:sz w:val="20"/>
              <w:szCs w:val="20"/>
            </w:rPr>
            <m:t>,</m:t>
          </m:r>
          <m:sSub>
            <m:sSubPr>
              <m:ctrlPr>
                <w:rPr>
                  <w:rFonts w:ascii="Cambria Math" w:hAnsi="Cambria Math" w:cstheme="majorBidi"/>
                  <w:sz w:val="20"/>
                  <w:szCs w:val="20"/>
                </w:rPr>
              </m:ctrlPr>
            </m:sSubPr>
            <m:e>
              <m:r>
                <w:rPr>
                  <w:rFonts w:ascii="Cambria Math" w:hAnsi="Cambria Math" w:cstheme="majorBidi"/>
                  <w:sz w:val="20"/>
                  <w:szCs w:val="20"/>
                </w:rPr>
                <m:t>V</m:t>
              </m:r>
            </m:e>
            <m:sub>
              <m:r>
                <m:rPr>
                  <m:sty m:val="p"/>
                </m:rPr>
                <w:rPr>
                  <w:rFonts w:ascii="Cambria Math" w:hAnsi="Cambria Math" w:cstheme="majorBidi"/>
                  <w:sz w:val="20"/>
                  <w:szCs w:val="20"/>
                </w:rPr>
                <m:t>30</m:t>
              </m:r>
            </m:sub>
          </m:sSub>
        </m:oMath>
        <w:r w:rsidRPr="00C67553">
          <w:rPr>
            <w:rFonts w:asciiTheme="majorBidi" w:hAnsiTheme="majorBidi" w:cstheme="majorBidi"/>
            <w:sz w:val="20"/>
            <w:szCs w:val="20"/>
          </w:rPr>
          <w:t xml:space="preserve">in </w:t>
        </w:r>
        <m:oMath>
          <m:sSub>
            <m:sSubPr>
              <m:ctrlPr>
                <w:rPr>
                  <w:rFonts w:ascii="Cambria Math" w:hAnsi="Cambria Math" w:cstheme="majorBidi"/>
                  <w:sz w:val="20"/>
                  <w:szCs w:val="20"/>
                </w:rPr>
              </m:ctrlPr>
            </m:sSubPr>
            <m:e>
              <m:r>
                <w:rPr>
                  <w:rFonts w:ascii="Cambria Math" w:hAnsi="Cambria Math" w:cstheme="majorBidi"/>
                  <w:sz w:val="20"/>
                  <w:szCs w:val="20"/>
                </w:rPr>
                <m:t>V</m:t>
              </m:r>
            </m:e>
            <m:sub>
              <m:r>
                <w:rPr>
                  <w:rFonts w:ascii="Cambria Math" w:hAnsi="Cambria Math" w:cstheme="majorBidi"/>
                  <w:sz w:val="20"/>
                  <w:szCs w:val="20"/>
                </w:rPr>
                <m:t>as</m:t>
              </m:r>
            </m:sub>
          </m:sSub>
          <m:r>
            <m:rPr>
              <m:sty m:val="p"/>
            </m:rPr>
            <w:rPr>
              <w:rFonts w:ascii="Cambria Math" w:hAnsi="Cambria Math" w:cstheme="majorBidi"/>
              <w:sz w:val="20"/>
              <w:szCs w:val="20"/>
            </w:rPr>
            <m:t>,</m:t>
          </m:r>
          <m:sSub>
            <m:sSubPr>
              <m:ctrlPr>
                <w:rPr>
                  <w:rFonts w:ascii="Cambria Math" w:hAnsi="Cambria Math" w:cstheme="majorBidi"/>
                  <w:sz w:val="20"/>
                  <w:szCs w:val="20"/>
                </w:rPr>
              </m:ctrlPr>
            </m:sSubPr>
            <m:e>
              <m:r>
                <w:rPr>
                  <w:rFonts w:ascii="Cambria Math" w:hAnsi="Cambria Math" w:cstheme="majorBidi"/>
                  <w:sz w:val="20"/>
                  <w:szCs w:val="20"/>
                </w:rPr>
                <m:t>V</m:t>
              </m:r>
            </m:e>
            <m:sub>
              <m:r>
                <w:rPr>
                  <w:rFonts w:ascii="Cambria Math" w:hAnsi="Cambria Math" w:cstheme="majorBidi"/>
                  <w:sz w:val="20"/>
                  <w:szCs w:val="20"/>
                </w:rPr>
                <m:t>bs</m:t>
              </m:r>
            </m:sub>
          </m:sSub>
          <m:r>
            <m:rPr>
              <m:sty m:val="p"/>
            </m:rPr>
            <w:rPr>
              <w:rFonts w:ascii="Cambria Math" w:hAnsi="Cambria Math" w:cstheme="majorBidi"/>
              <w:sz w:val="20"/>
              <w:szCs w:val="20"/>
            </w:rPr>
            <m:t>,</m:t>
          </m:r>
          <m:sSub>
            <m:sSubPr>
              <m:ctrlPr>
                <w:rPr>
                  <w:rFonts w:ascii="Cambria Math" w:hAnsi="Cambria Math" w:cstheme="majorBidi"/>
                  <w:sz w:val="20"/>
                  <w:szCs w:val="20"/>
                </w:rPr>
              </m:ctrlPr>
            </m:sSubPr>
            <m:e>
              <m:r>
                <w:rPr>
                  <w:rFonts w:ascii="Cambria Math" w:hAnsi="Cambria Math" w:cstheme="majorBidi"/>
                  <w:sz w:val="20"/>
                  <w:szCs w:val="20"/>
                </w:rPr>
                <m:t>V</m:t>
              </m:r>
            </m:e>
            <m:sub>
              <m:r>
                <w:rPr>
                  <w:rFonts w:ascii="Cambria Math" w:hAnsi="Cambria Math" w:cstheme="majorBidi"/>
                  <w:sz w:val="20"/>
                  <w:szCs w:val="20"/>
                </w:rPr>
                <m:t>cs</m:t>
              </m:r>
            </m:sub>
          </m:sSub>
        </m:oMath>
        <w:r w:rsidRPr="00C67553">
          <w:rPr>
            <w:rFonts w:asciiTheme="majorBidi" w:hAnsiTheme="majorBidi" w:cstheme="majorBidi"/>
            <w:sz w:val="20"/>
            <w:szCs w:val="20"/>
          </w:rPr>
          <w:t>equations, they can be written in the form of a matrix as shown below:</w:t>
        </w:r>
      </w:ins>
    </w:p>
    <w:p w:rsidR="00D120BE" w:rsidRPr="00C67553" w:rsidRDefault="00C40D1D" w:rsidP="00CB4C21">
      <w:pPr>
        <w:rPr>
          <w:ins w:id="1176" w:author="ankit bhatia" w:date="2016-12-12T11:31:00Z"/>
          <w:rFonts w:asciiTheme="majorBidi" w:hAnsiTheme="majorBidi" w:cstheme="majorBidi"/>
          <w:sz w:val="20"/>
          <w:szCs w:val="20"/>
        </w:rPr>
      </w:pPr>
      <m:oMath>
        <m:d>
          <m:dPr>
            <m:begChr m:val="["/>
            <m:endChr m:val="]"/>
            <m:ctrlPr>
              <w:ins w:id="1177" w:author="ankit bhatia" w:date="2016-12-12T11:31:00Z">
                <w:rPr>
                  <w:rFonts w:ascii="Cambria Math" w:hAnsi="Cambria Math" w:cstheme="majorBidi"/>
                  <w:sz w:val="20"/>
                  <w:szCs w:val="20"/>
                </w:rPr>
              </w:ins>
            </m:ctrlPr>
          </m:dPr>
          <m:e>
            <m:m>
              <m:mPr>
                <m:mcs>
                  <m:mc>
                    <m:mcPr>
                      <m:count m:val="1"/>
                      <m:mcJc m:val="center"/>
                    </m:mcPr>
                  </m:mc>
                </m:mcs>
                <m:ctrlPr>
                  <w:ins w:id="1178" w:author="ankit bhatia" w:date="2016-12-12T11:31:00Z">
                    <w:rPr>
                      <w:rFonts w:ascii="Cambria Math" w:hAnsi="Cambria Math" w:cstheme="majorBidi"/>
                      <w:sz w:val="20"/>
                      <w:szCs w:val="20"/>
                    </w:rPr>
                  </w:ins>
                </m:ctrlPr>
              </m:mPr>
              <m:mr>
                <m:e>
                  <m:sSub>
                    <m:sSubPr>
                      <m:ctrlPr>
                        <w:ins w:id="1179" w:author="ankit bhatia" w:date="2016-12-12T11:31:00Z">
                          <w:rPr>
                            <w:rFonts w:ascii="Cambria Math" w:hAnsi="Cambria Math" w:cstheme="majorBidi"/>
                            <w:sz w:val="20"/>
                            <w:szCs w:val="20"/>
                          </w:rPr>
                        </w:ins>
                      </m:ctrlPr>
                    </m:sSubPr>
                    <m:e>
                      <w:ins w:id="1180" w:author="ankit bhatia" w:date="2016-12-12T11:31:00Z">
                        <m:r>
                          <w:rPr>
                            <w:rFonts w:ascii="Cambria Math" w:hAnsi="Cambria Math" w:cstheme="majorBidi"/>
                            <w:sz w:val="20"/>
                            <w:szCs w:val="20"/>
                          </w:rPr>
                          <m:t>V</m:t>
                        </m:r>
                      </w:ins>
                    </m:e>
                    <m:sub>
                      <w:ins w:id="1181" w:author="ankit bhatia" w:date="2016-12-12T11:31:00Z">
                        <m:r>
                          <w:rPr>
                            <w:rFonts w:ascii="Cambria Math" w:hAnsi="Cambria Math" w:cstheme="majorBidi"/>
                            <w:sz w:val="20"/>
                            <w:szCs w:val="20"/>
                          </w:rPr>
                          <m:t>as</m:t>
                        </m:r>
                      </w:ins>
                    </m:sub>
                  </m:sSub>
                </m:e>
              </m:mr>
              <m:mr>
                <m:e>
                  <m:sSub>
                    <m:sSubPr>
                      <m:ctrlPr>
                        <w:ins w:id="1182" w:author="ankit bhatia" w:date="2016-12-12T11:31:00Z">
                          <w:rPr>
                            <w:rFonts w:ascii="Cambria Math" w:hAnsi="Cambria Math" w:cstheme="majorBidi"/>
                            <w:sz w:val="20"/>
                            <w:szCs w:val="20"/>
                          </w:rPr>
                        </w:ins>
                      </m:ctrlPr>
                    </m:sSubPr>
                    <m:e>
                      <w:ins w:id="1183" w:author="ankit bhatia" w:date="2016-12-12T11:31:00Z">
                        <m:r>
                          <w:rPr>
                            <w:rFonts w:ascii="Cambria Math" w:hAnsi="Cambria Math" w:cstheme="majorBidi"/>
                            <w:sz w:val="20"/>
                            <w:szCs w:val="20"/>
                          </w:rPr>
                          <m:t>V</m:t>
                        </m:r>
                      </w:ins>
                    </m:e>
                    <m:sub>
                      <w:ins w:id="1184" w:author="ankit bhatia" w:date="2016-12-12T11:31:00Z">
                        <m:r>
                          <w:rPr>
                            <w:rFonts w:ascii="Cambria Math" w:hAnsi="Cambria Math" w:cstheme="majorBidi"/>
                            <w:sz w:val="20"/>
                            <w:szCs w:val="20"/>
                          </w:rPr>
                          <m:t>bs</m:t>
                        </m:r>
                      </w:ins>
                    </m:sub>
                  </m:sSub>
                </m:e>
              </m:mr>
              <m:mr>
                <m:e>
                  <m:sSub>
                    <m:sSubPr>
                      <m:ctrlPr>
                        <w:ins w:id="1185" w:author="ankit bhatia" w:date="2016-12-12T11:31:00Z">
                          <w:rPr>
                            <w:rFonts w:ascii="Cambria Math" w:hAnsi="Cambria Math" w:cstheme="majorBidi"/>
                            <w:sz w:val="20"/>
                            <w:szCs w:val="20"/>
                          </w:rPr>
                        </w:ins>
                      </m:ctrlPr>
                    </m:sSubPr>
                    <m:e>
                      <w:ins w:id="1186" w:author="ankit bhatia" w:date="2016-12-12T11:31:00Z">
                        <m:r>
                          <w:rPr>
                            <w:rFonts w:ascii="Cambria Math" w:hAnsi="Cambria Math" w:cstheme="majorBidi"/>
                            <w:sz w:val="20"/>
                            <w:szCs w:val="20"/>
                          </w:rPr>
                          <m:t>V</m:t>
                        </m:r>
                      </w:ins>
                    </m:e>
                    <m:sub>
                      <w:ins w:id="1187" w:author="ankit bhatia" w:date="2016-12-12T11:31:00Z">
                        <m:r>
                          <w:rPr>
                            <w:rFonts w:ascii="Cambria Math" w:hAnsi="Cambria Math" w:cstheme="majorBidi"/>
                            <w:sz w:val="20"/>
                            <w:szCs w:val="20"/>
                          </w:rPr>
                          <m:t>cs</m:t>
                        </m:r>
                      </w:ins>
                    </m:sub>
                  </m:sSub>
                </m:e>
              </m:mr>
            </m:m>
          </m:e>
        </m:d>
        <w:ins w:id="1188" w:author="Onkar" w:date="2016-12-12T12:15:00Z"/>
      </m:oMath>
      <w:r w:rsidR="00D120BE" w:rsidRPr="00C67553">
        <w:rPr>
          <w:rFonts w:asciiTheme="majorBidi" w:hAnsiTheme="majorBidi" w:cstheme="majorBidi"/>
          <w:sz w:val="20"/>
          <w:szCs w:val="20"/>
        </w:rPr>
        <w:t xml:space="preserve">   =   </w:t>
      </w:r>
      <m:oMath>
        <m:d>
          <m:dPr>
            <m:begChr m:val="["/>
            <m:endChr m:val="]"/>
            <m:ctrlPr>
              <w:ins w:id="1189" w:author="ankit bhatia" w:date="2016-12-12T11:31:00Z">
                <w:rPr>
                  <w:rFonts w:ascii="Cambria Math" w:hAnsi="Cambria Math" w:cstheme="majorBidi"/>
                  <w:sz w:val="20"/>
                  <w:szCs w:val="20"/>
                </w:rPr>
              </w:ins>
            </m:ctrlPr>
          </m:dPr>
          <m:e>
            <m:m>
              <m:mPr>
                <m:mcs>
                  <m:mc>
                    <m:mcPr>
                      <m:count m:val="3"/>
                      <m:mcJc m:val="center"/>
                    </m:mcPr>
                  </m:mc>
                </m:mcs>
                <m:ctrlPr>
                  <w:ins w:id="1190" w:author="ankit bhatia" w:date="2016-12-12T11:31:00Z">
                    <w:rPr>
                      <w:rFonts w:ascii="Cambria Math" w:hAnsi="Cambria Math" w:cstheme="majorBidi"/>
                      <w:sz w:val="20"/>
                      <w:szCs w:val="20"/>
                    </w:rPr>
                  </w:ins>
                </m:ctrlPr>
              </m:mPr>
              <m:mr>
                <m:e>
                  <w:ins w:id="1191" w:author="ankit bhatia" w:date="2016-12-12T11:31:00Z">
                    <m:r>
                      <m:rPr>
                        <m:sty m:val="p"/>
                      </m:rPr>
                      <w:rPr>
                        <w:rFonts w:ascii="Cambria Math" w:hAnsi="Cambria Math" w:cstheme="majorBidi"/>
                        <w:sz w:val="20"/>
                        <w:szCs w:val="20"/>
                      </w:rPr>
                      <m:t>2/3</m:t>
                    </m:r>
                  </w:ins>
                </m:e>
                <m:e>
                  <w:ins w:id="1192" w:author="ankit bhatia" w:date="2016-12-12T11:31:00Z">
                    <m:r>
                      <m:rPr>
                        <m:sty m:val="p"/>
                      </m:rPr>
                      <w:rPr>
                        <w:rFonts w:ascii="Cambria Math" w:hAnsi="Cambria Math" w:cstheme="majorBidi"/>
                        <w:sz w:val="20"/>
                        <w:szCs w:val="20"/>
                      </w:rPr>
                      <m:t>-1/3</m:t>
                    </m:r>
                  </w:ins>
                </m:e>
                <m:e>
                  <w:ins w:id="1193" w:author="ankit bhatia" w:date="2016-12-12T11:31:00Z">
                    <m:r>
                      <m:rPr>
                        <m:sty m:val="p"/>
                      </m:rPr>
                      <w:rPr>
                        <w:rFonts w:ascii="Cambria Math" w:hAnsi="Cambria Math" w:cstheme="majorBidi"/>
                        <w:sz w:val="20"/>
                        <w:szCs w:val="20"/>
                      </w:rPr>
                      <m:t>-1/3</m:t>
                    </m:r>
                  </w:ins>
                </m:e>
              </m:mr>
              <m:mr>
                <m:e>
                  <w:ins w:id="1194" w:author="ankit bhatia" w:date="2016-12-12T11:31:00Z">
                    <m:r>
                      <m:rPr>
                        <m:sty m:val="p"/>
                      </m:rPr>
                      <w:rPr>
                        <w:rFonts w:ascii="Cambria Math" w:hAnsi="Cambria Math" w:cstheme="majorBidi"/>
                        <w:sz w:val="20"/>
                        <w:szCs w:val="20"/>
                      </w:rPr>
                      <m:t>-1/3</m:t>
                    </m:r>
                  </w:ins>
                </m:e>
                <m:e>
                  <w:ins w:id="1195" w:author="ankit bhatia" w:date="2016-12-12T11:31:00Z">
                    <m:r>
                      <m:rPr>
                        <m:sty m:val="p"/>
                      </m:rPr>
                      <w:rPr>
                        <w:rFonts w:ascii="Cambria Math" w:hAnsi="Cambria Math" w:cstheme="majorBidi"/>
                        <w:sz w:val="20"/>
                        <w:szCs w:val="20"/>
                      </w:rPr>
                      <m:t>2/3</m:t>
                    </m:r>
                  </w:ins>
                </m:e>
                <m:e>
                  <w:ins w:id="1196" w:author="ankit bhatia" w:date="2016-12-12T11:31:00Z">
                    <m:r>
                      <m:rPr>
                        <m:sty m:val="p"/>
                      </m:rPr>
                      <w:rPr>
                        <w:rFonts w:ascii="Cambria Math" w:hAnsi="Cambria Math" w:cstheme="majorBidi"/>
                        <w:sz w:val="20"/>
                        <w:szCs w:val="20"/>
                      </w:rPr>
                      <m:t>-1/3</m:t>
                    </m:r>
                  </w:ins>
                </m:e>
              </m:mr>
              <m:mr>
                <m:e>
                  <w:ins w:id="1197" w:author="ankit bhatia" w:date="2016-12-12T11:31:00Z">
                    <m:r>
                      <m:rPr>
                        <m:sty m:val="p"/>
                      </m:rPr>
                      <w:rPr>
                        <w:rFonts w:ascii="Cambria Math" w:hAnsi="Cambria Math" w:cstheme="majorBidi"/>
                        <w:sz w:val="20"/>
                        <w:szCs w:val="20"/>
                      </w:rPr>
                      <m:t>-1/3</m:t>
                    </m:r>
                  </w:ins>
                </m:e>
                <m:e>
                  <w:ins w:id="1198" w:author="ankit bhatia" w:date="2016-12-12T11:31:00Z">
                    <m:r>
                      <m:rPr>
                        <m:sty m:val="p"/>
                      </m:rPr>
                      <w:rPr>
                        <w:rFonts w:ascii="Cambria Math" w:hAnsi="Cambria Math" w:cstheme="majorBidi"/>
                        <w:sz w:val="20"/>
                        <w:szCs w:val="20"/>
                      </w:rPr>
                      <m:t>-1/3</m:t>
                    </m:r>
                  </w:ins>
                </m:e>
                <m:e>
                  <w:ins w:id="1199" w:author="ankit bhatia" w:date="2016-12-12T11:31:00Z">
                    <m:r>
                      <m:rPr>
                        <m:sty m:val="p"/>
                      </m:rPr>
                      <w:rPr>
                        <w:rFonts w:ascii="Cambria Math" w:hAnsi="Cambria Math" w:cstheme="majorBidi"/>
                        <w:sz w:val="20"/>
                        <w:szCs w:val="20"/>
                      </w:rPr>
                      <m:t>2/3</m:t>
                    </m:r>
                  </w:ins>
                </m:e>
              </m:mr>
            </m:m>
          </m:e>
        </m:d>
        <w:ins w:id="1200" w:author="Onkar" w:date="2016-12-12T12:15:00Z"/>
      </m:oMath>
      <w:r w:rsidR="00D120BE" w:rsidRPr="00C67553">
        <w:rPr>
          <w:rFonts w:asciiTheme="majorBidi" w:hAnsiTheme="majorBidi" w:cstheme="majorBidi"/>
          <w:sz w:val="20"/>
          <w:szCs w:val="20"/>
        </w:rPr>
        <w:t xml:space="preserve">  *    </w:t>
      </w:r>
      <m:oMath>
        <m:d>
          <m:dPr>
            <m:begChr m:val="["/>
            <m:endChr m:val="]"/>
            <m:ctrlPr>
              <w:ins w:id="1201" w:author="ankit bhatia" w:date="2016-12-12T11:31:00Z">
                <w:rPr>
                  <w:rFonts w:ascii="Cambria Math" w:hAnsi="Cambria Math" w:cstheme="majorBidi"/>
                  <w:sz w:val="20"/>
                  <w:szCs w:val="20"/>
                </w:rPr>
              </w:ins>
            </m:ctrlPr>
          </m:dPr>
          <m:e>
            <m:m>
              <m:mPr>
                <m:mcs>
                  <m:mc>
                    <m:mcPr>
                      <m:count m:val="1"/>
                      <m:mcJc m:val="center"/>
                    </m:mcPr>
                  </m:mc>
                </m:mcs>
                <m:ctrlPr>
                  <w:ins w:id="1202" w:author="ankit bhatia" w:date="2016-12-12T11:31:00Z">
                    <w:rPr>
                      <w:rFonts w:ascii="Cambria Math" w:hAnsi="Cambria Math" w:cstheme="majorBidi"/>
                      <w:sz w:val="20"/>
                      <w:szCs w:val="20"/>
                    </w:rPr>
                  </w:ins>
                </m:ctrlPr>
              </m:mPr>
              <m:mr>
                <m:e>
                  <m:sSub>
                    <m:sSubPr>
                      <m:ctrlPr>
                        <w:ins w:id="1203" w:author="ankit bhatia" w:date="2016-12-12T11:31:00Z">
                          <w:rPr>
                            <w:rFonts w:ascii="Cambria Math" w:hAnsi="Cambria Math" w:cstheme="majorBidi"/>
                            <w:sz w:val="20"/>
                            <w:szCs w:val="20"/>
                          </w:rPr>
                        </w:ins>
                      </m:ctrlPr>
                    </m:sSubPr>
                    <m:e>
                      <w:ins w:id="1204" w:author="ankit bhatia" w:date="2016-12-12T11:31:00Z">
                        <m:r>
                          <w:rPr>
                            <w:rFonts w:ascii="Cambria Math" w:hAnsi="Cambria Math" w:cstheme="majorBidi"/>
                            <w:sz w:val="20"/>
                            <w:szCs w:val="20"/>
                          </w:rPr>
                          <m:t>V</m:t>
                        </m:r>
                      </w:ins>
                    </m:e>
                    <m:sub>
                      <w:ins w:id="1205" w:author="ankit bhatia" w:date="2016-12-12T11:31:00Z">
                        <m:r>
                          <m:rPr>
                            <m:sty m:val="p"/>
                          </m:rPr>
                          <w:rPr>
                            <w:rFonts w:ascii="Cambria Math" w:hAnsi="Cambria Math" w:cstheme="majorBidi"/>
                            <w:sz w:val="20"/>
                            <w:szCs w:val="20"/>
                          </w:rPr>
                          <m:t>10</m:t>
                        </m:r>
                      </w:ins>
                    </m:sub>
                  </m:sSub>
                </m:e>
              </m:mr>
              <m:mr>
                <m:e>
                  <m:sSub>
                    <m:sSubPr>
                      <m:ctrlPr>
                        <w:ins w:id="1206" w:author="ankit bhatia" w:date="2016-12-12T11:31:00Z">
                          <w:rPr>
                            <w:rFonts w:ascii="Cambria Math" w:hAnsi="Cambria Math" w:cstheme="majorBidi"/>
                            <w:sz w:val="20"/>
                            <w:szCs w:val="20"/>
                          </w:rPr>
                        </w:ins>
                      </m:ctrlPr>
                    </m:sSubPr>
                    <m:e>
                      <w:ins w:id="1207" w:author="ankit bhatia" w:date="2016-12-12T11:31:00Z">
                        <m:r>
                          <w:rPr>
                            <w:rFonts w:ascii="Cambria Math" w:hAnsi="Cambria Math" w:cstheme="majorBidi"/>
                            <w:sz w:val="20"/>
                            <w:szCs w:val="20"/>
                          </w:rPr>
                          <m:t>V</m:t>
                        </m:r>
                      </w:ins>
                    </m:e>
                    <m:sub>
                      <w:ins w:id="1208" w:author="ankit bhatia" w:date="2016-12-12T11:31:00Z">
                        <m:r>
                          <m:rPr>
                            <m:sty m:val="p"/>
                          </m:rPr>
                          <w:rPr>
                            <w:rFonts w:ascii="Cambria Math" w:hAnsi="Cambria Math" w:cstheme="majorBidi"/>
                            <w:sz w:val="20"/>
                            <w:szCs w:val="20"/>
                          </w:rPr>
                          <m:t>20</m:t>
                        </m:r>
                      </w:ins>
                    </m:sub>
                  </m:sSub>
                </m:e>
              </m:mr>
              <m:mr>
                <m:e>
                  <m:sSub>
                    <m:sSubPr>
                      <m:ctrlPr>
                        <w:ins w:id="1209" w:author="ankit bhatia" w:date="2016-12-12T11:31:00Z">
                          <w:rPr>
                            <w:rFonts w:ascii="Cambria Math" w:hAnsi="Cambria Math" w:cstheme="majorBidi"/>
                            <w:sz w:val="20"/>
                            <w:szCs w:val="20"/>
                          </w:rPr>
                        </w:ins>
                      </m:ctrlPr>
                    </m:sSubPr>
                    <m:e>
                      <w:ins w:id="1210" w:author="ankit bhatia" w:date="2016-12-12T11:31:00Z">
                        <m:r>
                          <w:rPr>
                            <w:rFonts w:ascii="Cambria Math" w:hAnsi="Cambria Math" w:cstheme="majorBidi"/>
                            <w:sz w:val="20"/>
                            <w:szCs w:val="20"/>
                          </w:rPr>
                          <m:t>V</m:t>
                        </m:r>
                      </w:ins>
                    </m:e>
                    <m:sub>
                      <w:ins w:id="1211" w:author="ankit bhatia" w:date="2016-12-12T11:31:00Z">
                        <m:r>
                          <m:rPr>
                            <m:sty m:val="p"/>
                          </m:rPr>
                          <w:rPr>
                            <w:rFonts w:ascii="Cambria Math" w:hAnsi="Cambria Math" w:cstheme="majorBidi"/>
                            <w:sz w:val="20"/>
                            <w:szCs w:val="20"/>
                          </w:rPr>
                          <m:t>30</m:t>
                        </m:r>
                      </w:ins>
                    </m:sub>
                  </m:sSub>
                </m:e>
              </m:mr>
            </m:m>
          </m:e>
        </m:d>
        <w:ins w:id="1212" w:author="Onkar" w:date="2016-12-12T12:15:00Z"/>
      </m:oMath>
      <w:r w:rsidR="00CB4C21">
        <w:rPr>
          <w:rFonts w:asciiTheme="majorBidi" w:hAnsiTheme="majorBidi" w:cstheme="majorBidi"/>
          <w:sz w:val="20"/>
          <w:szCs w:val="20"/>
        </w:rPr>
        <w:t xml:space="preserve">      (39</w:t>
      </w:r>
      <w:ins w:id="1213" w:author="ankit bhatia" w:date="2016-12-12T11:31:00Z">
        <w:r w:rsidR="00D120BE" w:rsidRPr="00C67553">
          <w:rPr>
            <w:rFonts w:asciiTheme="majorBidi" w:hAnsiTheme="majorBidi" w:cstheme="majorBidi"/>
            <w:sz w:val="20"/>
            <w:szCs w:val="20"/>
          </w:rPr>
          <w:t>)</w:t>
        </w:r>
      </w:ins>
    </w:p>
    <w:p w:rsidR="00D120BE" w:rsidRPr="00C67553" w:rsidRDefault="00D120BE" w:rsidP="00C67553">
      <w:pPr>
        <w:rPr>
          <w:ins w:id="1214" w:author="ankit bhatia" w:date="2016-12-12T11:31:00Z"/>
          <w:rFonts w:asciiTheme="majorBidi" w:hAnsiTheme="majorBidi" w:cstheme="majorBidi"/>
          <w:sz w:val="20"/>
          <w:szCs w:val="20"/>
        </w:rPr>
      </w:pPr>
    </w:p>
    <w:p w:rsidR="00D120BE" w:rsidRPr="00C67553" w:rsidRDefault="00D120BE" w:rsidP="00D120BE">
      <w:pPr>
        <w:rPr>
          <w:ins w:id="1215" w:author="ankit bhatia" w:date="2016-12-12T11:31:00Z"/>
          <w:rFonts w:asciiTheme="majorBidi" w:hAnsiTheme="majorBidi" w:cstheme="majorBidi"/>
          <w:sz w:val="20"/>
          <w:szCs w:val="20"/>
        </w:rPr>
      </w:pPr>
      <w:ins w:id="1216" w:author="ankit bhatia" w:date="2016-12-12T11:31:00Z">
        <w:r w:rsidRPr="00C67553">
          <w:rPr>
            <w:rFonts w:asciiTheme="majorBidi" w:hAnsiTheme="majorBidi" w:cstheme="majorBidi"/>
            <w:sz w:val="20"/>
            <w:szCs w:val="20"/>
          </w:rPr>
          <w:t>This low pass filter equation is for only one of them:</w:t>
        </w:r>
      </w:ins>
    </w:p>
    <w:p w:rsidR="00D120BE" w:rsidRPr="00C67553" w:rsidRDefault="00D120BE" w:rsidP="00D120BE">
      <w:pPr>
        <w:rPr>
          <w:ins w:id="1217" w:author="ankit bhatia" w:date="2016-12-12T11:31:00Z"/>
          <w:rFonts w:asciiTheme="majorBidi" w:hAnsiTheme="majorBidi" w:cstheme="majorBidi"/>
          <w:sz w:val="20"/>
          <w:szCs w:val="20"/>
        </w:rPr>
      </w:pPr>
      <w:ins w:id="1218" w:author="ankit bhatia" w:date="2016-12-12T11:31:00Z">
        <w:r w:rsidRPr="00C67553">
          <w:rPr>
            <w:rFonts w:asciiTheme="majorBidi" w:hAnsiTheme="majorBidi" w:cstheme="majorBidi"/>
            <w:sz w:val="20"/>
            <w:szCs w:val="20"/>
          </w:rPr>
          <w:t>Where we take our input voltage equal to output of the control voltage source (</w:t>
        </w:r>
        <m:oMath>
          <m:sSub>
            <m:sSubPr>
              <m:ctrlPr>
                <w:rPr>
                  <w:rFonts w:ascii="Cambria Math" w:hAnsi="Cambria Math" w:cstheme="majorBidi"/>
                  <w:sz w:val="20"/>
                  <w:szCs w:val="20"/>
                </w:rPr>
              </m:ctrlPr>
            </m:sSubPr>
            <m:e>
              <m:r>
                <w:rPr>
                  <w:rFonts w:ascii="Cambria Math" w:hAnsi="Cambria Math" w:cstheme="majorBidi"/>
                  <w:sz w:val="20"/>
                  <w:szCs w:val="20"/>
                </w:rPr>
                <m:t>v</m:t>
              </m:r>
            </m:e>
            <m:sub>
              <m:r>
                <m:rPr>
                  <m:sty m:val="p"/>
                </m:rPr>
                <w:rPr>
                  <w:rFonts w:ascii="Cambria Math" w:hAnsi="Cambria Math" w:cstheme="majorBidi"/>
                  <w:sz w:val="20"/>
                  <w:szCs w:val="20"/>
                </w:rPr>
                <m:t>1</m:t>
              </m:r>
            </m:sub>
          </m:sSub>
          <m:r>
            <m:rPr>
              <m:sty m:val="p"/>
            </m:rPr>
            <w:rPr>
              <w:rFonts w:ascii="Cambria Math" w:hAnsi="Cambria Math" w:cstheme="majorBidi"/>
              <w:sz w:val="20"/>
              <w:szCs w:val="20"/>
            </w:rPr>
            <m:t>=</m:t>
          </m:r>
          <m:sSub>
            <m:sSubPr>
              <m:ctrlPr>
                <w:rPr>
                  <w:rFonts w:ascii="Cambria Math" w:hAnsi="Cambria Math" w:cstheme="majorBidi"/>
                  <w:sz w:val="20"/>
                  <w:szCs w:val="20"/>
                </w:rPr>
              </m:ctrlPr>
            </m:sSubPr>
            <m:e>
              <m:r>
                <w:rPr>
                  <w:rFonts w:ascii="Cambria Math" w:hAnsi="Cambria Math" w:cstheme="majorBidi"/>
                  <w:sz w:val="20"/>
                  <w:szCs w:val="20"/>
                </w:rPr>
                <m:t>v</m:t>
              </m:r>
            </m:e>
            <m:sub>
              <m:r>
                <m:rPr>
                  <m:sty m:val="p"/>
                </m:rPr>
                <w:rPr>
                  <w:rFonts w:ascii="Cambria Math" w:hAnsi="Cambria Math" w:cstheme="majorBidi"/>
                  <w:sz w:val="20"/>
                  <w:szCs w:val="20"/>
                </w:rPr>
                <m:t>10</m:t>
              </m:r>
            </m:sub>
          </m:sSub>
        </m:oMath>
        <w:r w:rsidRPr="00C67553">
          <w:rPr>
            <w:rFonts w:asciiTheme="majorBidi" w:hAnsiTheme="majorBidi" w:cstheme="majorBidi"/>
            <w:sz w:val="20"/>
            <w:szCs w:val="20"/>
          </w:rPr>
          <w:t>)</w:t>
        </w:r>
      </w:ins>
    </w:p>
    <w:p w:rsidR="00D120BE" w:rsidRPr="00C67553" w:rsidRDefault="00D120BE" w:rsidP="00D120BE">
      <w:pPr>
        <w:rPr>
          <w:ins w:id="1219" w:author="ankit bhatia" w:date="2016-12-12T11:31:00Z"/>
          <w:rFonts w:asciiTheme="majorBidi" w:hAnsiTheme="majorBidi" w:cstheme="majorBidi"/>
          <w:sz w:val="20"/>
          <w:szCs w:val="20"/>
        </w:rPr>
      </w:pPr>
      <w:ins w:id="1220" w:author="ankit bhatia" w:date="2016-12-12T11:31:00Z">
        <w:r w:rsidRPr="00C67553">
          <w:rPr>
            <w:rFonts w:asciiTheme="majorBidi" w:hAnsiTheme="majorBidi" w:cstheme="majorBidi"/>
            <w:sz w:val="20"/>
            <w:szCs w:val="20"/>
          </w:rPr>
          <w:t>By circuit analysis we obtain below equations:</w:t>
        </w:r>
      </w:ins>
    </w:p>
    <w:p w:rsidR="00D120BE" w:rsidRPr="00C67553" w:rsidRDefault="00C40D1D" w:rsidP="00D120BE">
      <w:pPr>
        <w:rPr>
          <w:ins w:id="1221" w:author="ankit bhatia" w:date="2016-12-12T11:31:00Z"/>
          <w:rFonts w:asciiTheme="majorBidi" w:hAnsiTheme="majorBidi" w:cstheme="majorBidi"/>
          <w:sz w:val="20"/>
          <w:szCs w:val="20"/>
        </w:rPr>
      </w:pPr>
      <m:oMath>
        <m:sSub>
          <m:sSubPr>
            <m:ctrlPr>
              <w:ins w:id="1222" w:author="ankit bhatia" w:date="2016-12-12T11:31:00Z">
                <w:rPr>
                  <w:rFonts w:ascii="Cambria Math" w:hAnsi="Cambria Math" w:cstheme="majorBidi"/>
                  <w:sz w:val="20"/>
                  <w:szCs w:val="20"/>
                </w:rPr>
              </w:ins>
            </m:ctrlPr>
          </m:sSubPr>
          <m:e>
            <w:ins w:id="1223" w:author="ankit bhatia" w:date="2016-12-12T11:31:00Z">
              <m:r>
                <w:rPr>
                  <w:rFonts w:ascii="Cambria Math" w:hAnsi="Cambria Math" w:cstheme="majorBidi"/>
                  <w:sz w:val="20"/>
                  <w:szCs w:val="20"/>
                </w:rPr>
                <m:t>i</m:t>
              </m:r>
            </w:ins>
          </m:e>
          <m:sub>
            <w:ins w:id="1224" w:author="ankit bhatia" w:date="2016-12-12T11:31:00Z">
              <m:r>
                <m:rPr>
                  <m:sty m:val="p"/>
                </m:rPr>
                <w:rPr>
                  <w:rFonts w:ascii="Cambria Math" w:hAnsi="Cambria Math" w:cstheme="majorBidi"/>
                  <w:sz w:val="20"/>
                  <w:szCs w:val="20"/>
                </w:rPr>
                <m:t>1</m:t>
              </m:r>
            </w:ins>
          </m:sub>
        </m:sSub>
        <w:ins w:id="1225" w:author="ankit bhatia" w:date="2016-12-12T11:31:00Z">
          <m:r>
            <m:rPr>
              <m:sty m:val="p"/>
            </m:rPr>
            <w:rPr>
              <w:rFonts w:ascii="Cambria Math" w:hAnsi="Cambria Math" w:cstheme="majorBidi"/>
              <w:sz w:val="20"/>
              <w:szCs w:val="20"/>
            </w:rPr>
            <m:t>=</m:t>
          </m:r>
        </w:ins>
        <m:f>
          <m:fPr>
            <m:ctrlPr>
              <w:ins w:id="1226" w:author="ankit bhatia" w:date="2016-12-12T11:31:00Z">
                <w:rPr>
                  <w:rFonts w:ascii="Cambria Math" w:hAnsi="Cambria Math" w:cstheme="majorBidi"/>
                  <w:sz w:val="20"/>
                  <w:szCs w:val="20"/>
                </w:rPr>
              </w:ins>
            </m:ctrlPr>
          </m:fPr>
          <m:num>
            <m:sSub>
              <m:sSubPr>
                <m:ctrlPr>
                  <w:ins w:id="1227" w:author="ankit bhatia" w:date="2016-12-12T11:31:00Z">
                    <w:rPr>
                      <w:rFonts w:ascii="Cambria Math" w:hAnsi="Cambria Math" w:cstheme="majorBidi"/>
                      <w:sz w:val="20"/>
                      <w:szCs w:val="20"/>
                    </w:rPr>
                  </w:ins>
                </m:ctrlPr>
              </m:sSubPr>
              <m:e>
                <w:ins w:id="1228" w:author="ankit bhatia" w:date="2016-12-12T11:31:00Z">
                  <m:r>
                    <w:rPr>
                      <w:rFonts w:ascii="Cambria Math" w:hAnsi="Cambria Math" w:cstheme="majorBidi"/>
                      <w:sz w:val="20"/>
                      <w:szCs w:val="20"/>
                    </w:rPr>
                    <m:t>v</m:t>
                  </m:r>
                </w:ins>
              </m:e>
              <m:sub>
                <w:ins w:id="1229" w:author="ankit bhatia" w:date="2016-12-12T11:31:00Z">
                  <m:r>
                    <m:rPr>
                      <m:sty m:val="p"/>
                    </m:rPr>
                    <w:rPr>
                      <w:rFonts w:ascii="Cambria Math" w:hAnsi="Cambria Math" w:cstheme="majorBidi"/>
                      <w:sz w:val="20"/>
                      <w:szCs w:val="20"/>
                    </w:rPr>
                    <m:t>1</m:t>
                  </m:r>
                </w:ins>
              </m:sub>
            </m:sSub>
            <w:ins w:id="1230" w:author="ankit bhatia" w:date="2016-12-12T11:31:00Z">
              <m:r>
                <m:rPr>
                  <m:sty m:val="p"/>
                </m:rPr>
                <w:rPr>
                  <w:rFonts w:ascii="Cambria Math" w:hAnsi="Cambria Math" w:cstheme="majorBidi"/>
                  <w:sz w:val="20"/>
                  <w:szCs w:val="20"/>
                </w:rPr>
                <m:t>-</m:t>
              </m:r>
            </w:ins>
            <m:sSub>
              <m:sSubPr>
                <m:ctrlPr>
                  <w:ins w:id="1231" w:author="ankit bhatia" w:date="2016-12-12T11:31:00Z">
                    <w:rPr>
                      <w:rFonts w:ascii="Cambria Math" w:hAnsi="Cambria Math" w:cstheme="majorBidi"/>
                      <w:sz w:val="20"/>
                      <w:szCs w:val="20"/>
                    </w:rPr>
                  </w:ins>
                </m:ctrlPr>
              </m:sSubPr>
              <m:e>
                <w:ins w:id="1232" w:author="ankit bhatia" w:date="2016-12-12T11:31:00Z">
                  <m:r>
                    <w:rPr>
                      <w:rFonts w:ascii="Cambria Math" w:hAnsi="Cambria Math" w:cstheme="majorBidi"/>
                      <w:sz w:val="20"/>
                      <w:szCs w:val="20"/>
                    </w:rPr>
                    <m:t>v</m:t>
                  </m:r>
                </w:ins>
              </m:e>
              <m:sub>
                <w:ins w:id="1233" w:author="ankit bhatia" w:date="2016-12-12T11:31:00Z">
                  <m:r>
                    <m:rPr>
                      <m:sty m:val="p"/>
                    </m:rPr>
                    <w:rPr>
                      <w:rFonts w:ascii="Cambria Math" w:hAnsi="Cambria Math" w:cstheme="majorBidi"/>
                      <w:sz w:val="20"/>
                      <w:szCs w:val="20"/>
                    </w:rPr>
                    <m:t>2</m:t>
                  </m:r>
                </w:ins>
              </m:sub>
            </m:sSub>
          </m:num>
          <m:den>
            <m:sSub>
              <m:sSubPr>
                <m:ctrlPr>
                  <w:ins w:id="1234" w:author="ankit bhatia" w:date="2016-12-12T11:31:00Z">
                    <w:rPr>
                      <w:rFonts w:ascii="Cambria Math" w:hAnsi="Cambria Math" w:cstheme="majorBidi"/>
                      <w:sz w:val="20"/>
                      <w:szCs w:val="20"/>
                    </w:rPr>
                  </w:ins>
                </m:ctrlPr>
              </m:sSubPr>
              <m:e>
                <w:ins w:id="1235" w:author="ankit bhatia" w:date="2016-12-12T11:31:00Z">
                  <m:r>
                    <w:rPr>
                      <w:rFonts w:ascii="Cambria Math" w:hAnsi="Cambria Math" w:cstheme="majorBidi"/>
                      <w:sz w:val="20"/>
                      <w:szCs w:val="20"/>
                    </w:rPr>
                    <m:t>r</m:t>
                  </m:r>
                </w:ins>
              </m:e>
              <m:sub>
                <w:ins w:id="1236" w:author="ankit bhatia" w:date="2016-12-12T11:31:00Z">
                  <m:r>
                    <w:rPr>
                      <w:rFonts w:ascii="Cambria Math" w:hAnsi="Cambria Math" w:cstheme="majorBidi"/>
                      <w:sz w:val="20"/>
                      <w:szCs w:val="20"/>
                    </w:rPr>
                    <m:t>l</m:t>
                  </m:r>
                </w:ins>
              </m:sub>
            </m:sSub>
          </m:den>
        </m:f>
        <w:ins w:id="1237" w:author="Onkar" w:date="2016-12-12T12:15:00Z"/>
      </m:oMath>
      <w:r w:rsidR="00AA481E">
        <w:rPr>
          <w:rFonts w:asciiTheme="majorBidi" w:hAnsiTheme="majorBidi" w:cstheme="majorBidi"/>
          <w:sz w:val="20"/>
          <w:szCs w:val="20"/>
        </w:rPr>
        <w:tab/>
      </w:r>
      <w:ins w:id="1238" w:author="ankit bhatia" w:date="2016-12-12T11:31:00Z">
        <w:r w:rsidR="00AA481E">
          <w:rPr>
            <w:rFonts w:asciiTheme="majorBidi" w:hAnsiTheme="majorBidi" w:cstheme="majorBidi"/>
            <w:sz w:val="20"/>
            <w:szCs w:val="20"/>
          </w:rPr>
          <w:tab/>
        </w:r>
        <w:r w:rsidR="00AA481E">
          <w:rPr>
            <w:rFonts w:asciiTheme="majorBidi" w:hAnsiTheme="majorBidi" w:cstheme="majorBidi"/>
            <w:sz w:val="20"/>
            <w:szCs w:val="20"/>
          </w:rPr>
          <w:tab/>
        </w:r>
        <w:r w:rsidR="00CB4C21">
          <w:rPr>
            <w:rFonts w:asciiTheme="majorBidi" w:hAnsiTheme="majorBidi" w:cstheme="majorBidi"/>
            <w:sz w:val="20"/>
            <w:szCs w:val="20"/>
          </w:rPr>
          <w:tab/>
          <w:t xml:space="preserve">       (40</w:t>
        </w:r>
        <w:r w:rsidR="00D120BE" w:rsidRPr="00C67553">
          <w:rPr>
            <w:rFonts w:asciiTheme="majorBidi" w:hAnsiTheme="majorBidi" w:cstheme="majorBidi"/>
            <w:sz w:val="20"/>
            <w:szCs w:val="20"/>
          </w:rPr>
          <w:t>)</w:t>
        </w:r>
      </w:ins>
    </w:p>
    <w:p w:rsidR="00D120BE" w:rsidRPr="00C67553" w:rsidRDefault="00C40D1D" w:rsidP="00D120BE">
      <w:pPr>
        <w:rPr>
          <w:ins w:id="1239" w:author="ankit bhatia" w:date="2016-12-12T11:31:00Z"/>
          <w:rFonts w:asciiTheme="majorBidi" w:hAnsiTheme="majorBidi" w:cstheme="majorBidi"/>
          <w:sz w:val="20"/>
          <w:szCs w:val="20"/>
        </w:rPr>
      </w:pPr>
      <m:oMath>
        <m:sSub>
          <m:sSubPr>
            <m:ctrlPr>
              <w:ins w:id="1240" w:author="ankit bhatia" w:date="2016-12-12T11:31:00Z">
                <w:rPr>
                  <w:rFonts w:ascii="Cambria Math" w:hAnsi="Cambria Math" w:cstheme="majorBidi"/>
                  <w:sz w:val="20"/>
                  <w:szCs w:val="20"/>
                </w:rPr>
              </w:ins>
            </m:ctrlPr>
          </m:sSubPr>
          <m:e>
            <w:ins w:id="1241" w:author="ankit bhatia" w:date="2016-12-12T11:31:00Z">
              <m:r>
                <w:rPr>
                  <w:rFonts w:ascii="Cambria Math" w:hAnsi="Cambria Math" w:cstheme="majorBidi"/>
                  <w:sz w:val="20"/>
                  <w:szCs w:val="20"/>
                </w:rPr>
                <m:t>i</m:t>
              </m:r>
            </w:ins>
          </m:e>
          <m:sub>
            <w:ins w:id="1242" w:author="ankit bhatia" w:date="2016-12-12T11:31:00Z">
              <m:r>
                <m:rPr>
                  <m:sty m:val="p"/>
                </m:rPr>
                <w:rPr>
                  <w:rFonts w:ascii="Cambria Math" w:hAnsi="Cambria Math" w:cstheme="majorBidi"/>
                  <w:sz w:val="20"/>
                  <w:szCs w:val="20"/>
                </w:rPr>
                <m:t>2</m:t>
              </m:r>
            </w:ins>
          </m:sub>
        </m:sSub>
        <w:ins w:id="1243" w:author="ankit bhatia" w:date="2016-12-12T11:31:00Z">
          <m:r>
            <m:rPr>
              <m:sty m:val="p"/>
            </m:rPr>
            <w:rPr>
              <w:rFonts w:ascii="Cambria Math" w:hAnsi="Cambria Math" w:cstheme="majorBidi"/>
              <w:sz w:val="20"/>
              <w:szCs w:val="20"/>
            </w:rPr>
            <m:t>=</m:t>
          </m:r>
        </w:ins>
        <m:f>
          <m:fPr>
            <m:ctrlPr>
              <w:ins w:id="1244" w:author="ankit bhatia" w:date="2016-12-12T11:31:00Z">
                <w:rPr>
                  <w:rFonts w:ascii="Cambria Math" w:hAnsi="Cambria Math" w:cstheme="majorBidi"/>
                  <w:sz w:val="20"/>
                  <w:szCs w:val="20"/>
                </w:rPr>
              </w:ins>
            </m:ctrlPr>
          </m:fPr>
          <m:num>
            <m:sSub>
              <m:sSubPr>
                <m:ctrlPr>
                  <w:ins w:id="1245" w:author="ankit bhatia" w:date="2016-12-12T11:31:00Z">
                    <w:rPr>
                      <w:rFonts w:ascii="Cambria Math" w:hAnsi="Cambria Math" w:cstheme="majorBidi"/>
                      <w:sz w:val="20"/>
                      <w:szCs w:val="20"/>
                    </w:rPr>
                  </w:ins>
                </m:ctrlPr>
              </m:sSubPr>
              <m:e>
                <w:ins w:id="1246" w:author="ankit bhatia" w:date="2016-12-12T11:31:00Z">
                  <m:r>
                    <w:rPr>
                      <w:rFonts w:ascii="Cambria Math" w:hAnsi="Cambria Math" w:cstheme="majorBidi"/>
                      <w:sz w:val="20"/>
                      <w:szCs w:val="20"/>
                    </w:rPr>
                    <m:t>v</m:t>
                  </m:r>
                </w:ins>
              </m:e>
              <m:sub>
                <w:ins w:id="1247" w:author="ankit bhatia" w:date="2016-12-12T11:31:00Z">
                  <m:r>
                    <m:rPr>
                      <m:sty m:val="p"/>
                    </m:rPr>
                    <w:rPr>
                      <w:rFonts w:ascii="Cambria Math" w:hAnsi="Cambria Math" w:cstheme="majorBidi"/>
                      <w:sz w:val="20"/>
                      <w:szCs w:val="20"/>
                    </w:rPr>
                    <m:t>2</m:t>
                  </m:r>
                </w:ins>
              </m:sub>
            </m:sSub>
          </m:num>
          <m:den>
            <m:sSub>
              <m:sSubPr>
                <m:ctrlPr>
                  <w:ins w:id="1248" w:author="ankit bhatia" w:date="2016-12-12T11:31:00Z">
                    <w:rPr>
                      <w:rFonts w:ascii="Cambria Math" w:hAnsi="Cambria Math" w:cstheme="majorBidi"/>
                      <w:sz w:val="20"/>
                      <w:szCs w:val="20"/>
                    </w:rPr>
                  </w:ins>
                </m:ctrlPr>
              </m:sSubPr>
              <m:e>
                <w:ins w:id="1249" w:author="ankit bhatia" w:date="2016-12-12T11:31:00Z">
                  <m:r>
                    <w:rPr>
                      <w:rFonts w:ascii="Cambria Math" w:hAnsi="Cambria Math" w:cstheme="majorBidi"/>
                      <w:sz w:val="20"/>
                      <w:szCs w:val="20"/>
                    </w:rPr>
                    <m:t>r</m:t>
                  </m:r>
                </w:ins>
              </m:e>
              <m:sub>
                <w:ins w:id="1250" w:author="ankit bhatia" w:date="2016-12-12T11:31:00Z">
                  <m:r>
                    <w:rPr>
                      <w:rFonts w:ascii="Cambria Math" w:hAnsi="Cambria Math" w:cstheme="majorBidi"/>
                      <w:sz w:val="20"/>
                      <w:szCs w:val="20"/>
                    </w:rPr>
                    <m:t>s</m:t>
                  </m:r>
                </w:ins>
              </m:sub>
            </m:sSub>
          </m:den>
        </m:f>
        <w:ins w:id="1251" w:author="Onkar" w:date="2016-12-12T12:15:00Z"/>
      </m:oMath>
      <w:r w:rsidR="00D120BE" w:rsidRPr="00C67553">
        <w:rPr>
          <w:rFonts w:asciiTheme="majorBidi" w:hAnsiTheme="majorBidi" w:cstheme="majorBidi"/>
          <w:sz w:val="20"/>
          <w:szCs w:val="20"/>
        </w:rPr>
        <w:tab/>
      </w:r>
      <w:ins w:id="1252" w:author="ankit bhatia" w:date="2016-12-12T11:31:00Z">
        <w:r w:rsidR="00D120BE" w:rsidRPr="00C67553">
          <w:rPr>
            <w:rFonts w:asciiTheme="majorBidi" w:hAnsiTheme="majorBidi" w:cstheme="majorBidi"/>
            <w:sz w:val="20"/>
            <w:szCs w:val="20"/>
          </w:rPr>
          <w:tab/>
        </w:r>
        <w:r w:rsidR="00D120BE" w:rsidRPr="00C67553">
          <w:rPr>
            <w:rFonts w:asciiTheme="majorBidi" w:hAnsiTheme="majorBidi" w:cstheme="majorBidi"/>
            <w:sz w:val="20"/>
            <w:szCs w:val="20"/>
          </w:rPr>
          <w:tab/>
        </w:r>
        <w:r w:rsidR="00D120BE" w:rsidRPr="00C67553">
          <w:rPr>
            <w:rFonts w:asciiTheme="majorBidi" w:hAnsiTheme="majorBidi" w:cstheme="majorBidi"/>
            <w:sz w:val="20"/>
            <w:szCs w:val="20"/>
          </w:rPr>
          <w:tab/>
        </w:r>
        <w:r w:rsidR="00CB4C21">
          <w:rPr>
            <w:rFonts w:asciiTheme="majorBidi" w:hAnsiTheme="majorBidi" w:cstheme="majorBidi"/>
            <w:sz w:val="20"/>
            <w:szCs w:val="20"/>
          </w:rPr>
          <w:tab/>
          <w:t xml:space="preserve">       (41</w:t>
        </w:r>
        <w:r w:rsidR="00D120BE" w:rsidRPr="00C67553">
          <w:rPr>
            <w:rFonts w:asciiTheme="majorBidi" w:hAnsiTheme="majorBidi" w:cstheme="majorBidi"/>
            <w:sz w:val="20"/>
            <w:szCs w:val="20"/>
          </w:rPr>
          <w:t>)</w:t>
        </w:r>
      </w:ins>
    </w:p>
    <w:p w:rsidR="00D120BE" w:rsidRPr="00C67553" w:rsidRDefault="00C40D1D" w:rsidP="00D120BE">
      <w:pPr>
        <w:rPr>
          <w:ins w:id="1253" w:author="ankit bhatia" w:date="2016-12-12T11:31:00Z"/>
          <w:rFonts w:asciiTheme="majorBidi" w:hAnsiTheme="majorBidi" w:cstheme="majorBidi"/>
          <w:sz w:val="20"/>
          <w:szCs w:val="20"/>
        </w:rPr>
      </w:pPr>
      <m:oMath>
        <m:sSub>
          <m:sSubPr>
            <m:ctrlPr>
              <w:ins w:id="1254" w:author="ankit bhatia" w:date="2016-12-12T11:31:00Z">
                <w:rPr>
                  <w:rFonts w:ascii="Cambria Math" w:hAnsi="Cambria Math" w:cstheme="majorBidi"/>
                  <w:sz w:val="20"/>
                  <w:szCs w:val="20"/>
                </w:rPr>
              </w:ins>
            </m:ctrlPr>
          </m:sSubPr>
          <m:e>
            <m:acc>
              <m:accPr>
                <m:chr m:val="̇"/>
                <m:ctrlPr>
                  <w:ins w:id="1255" w:author="ankit bhatia" w:date="2016-12-12T11:31:00Z">
                    <w:rPr>
                      <w:rFonts w:ascii="Cambria Math" w:hAnsi="Cambria Math" w:cstheme="majorBidi"/>
                      <w:sz w:val="20"/>
                      <w:szCs w:val="20"/>
                    </w:rPr>
                  </w:ins>
                </m:ctrlPr>
              </m:accPr>
              <m:e>
                <w:ins w:id="1256" w:author="ankit bhatia" w:date="2016-12-12T11:31:00Z">
                  <m:r>
                    <w:rPr>
                      <w:rFonts w:ascii="Cambria Math" w:hAnsi="Cambria Math" w:cstheme="majorBidi"/>
                      <w:sz w:val="20"/>
                      <w:szCs w:val="20"/>
                    </w:rPr>
                    <m:t>v</m:t>
                  </m:r>
                </w:ins>
              </m:e>
            </m:acc>
          </m:e>
          <m:sub>
            <w:ins w:id="1257" w:author="ankit bhatia" w:date="2016-12-12T11:31:00Z">
              <m:r>
                <m:rPr>
                  <m:sty m:val="p"/>
                </m:rPr>
                <w:rPr>
                  <w:rFonts w:ascii="Cambria Math" w:hAnsi="Cambria Math" w:cstheme="majorBidi"/>
                  <w:sz w:val="20"/>
                  <w:szCs w:val="20"/>
                </w:rPr>
                <m:t>2</m:t>
              </m:r>
            </w:ins>
          </m:sub>
        </m:sSub>
        <w:ins w:id="1258" w:author="ankit bhatia" w:date="2016-12-12T11:31:00Z">
          <m:r>
            <m:rPr>
              <m:sty m:val="p"/>
            </m:rPr>
            <w:rPr>
              <w:rFonts w:ascii="Cambria Math" w:hAnsi="Cambria Math" w:cstheme="majorBidi"/>
              <w:sz w:val="20"/>
              <w:szCs w:val="20"/>
            </w:rPr>
            <m:t>=</m:t>
          </m:r>
        </w:ins>
        <m:f>
          <m:fPr>
            <m:ctrlPr>
              <w:ins w:id="1259" w:author="ankit bhatia" w:date="2016-12-12T11:31:00Z">
                <w:rPr>
                  <w:rFonts w:ascii="Cambria Math" w:hAnsi="Cambria Math" w:cstheme="majorBidi"/>
                  <w:sz w:val="20"/>
                  <w:szCs w:val="20"/>
                </w:rPr>
              </w:ins>
            </m:ctrlPr>
          </m:fPr>
          <m:num>
            <w:ins w:id="1260" w:author="ankit bhatia" w:date="2016-12-12T11:31:00Z">
              <m:r>
                <m:rPr>
                  <m:sty m:val="p"/>
                </m:rPr>
                <w:rPr>
                  <w:rFonts w:ascii="Cambria Math" w:hAnsi="Cambria Math" w:cstheme="majorBidi"/>
                  <w:sz w:val="20"/>
                  <w:szCs w:val="20"/>
                </w:rPr>
                <m:t>1</m:t>
              </m:r>
            </w:ins>
          </m:num>
          <m:den>
            <w:ins w:id="1261" w:author="ankit bhatia" w:date="2016-12-12T11:31:00Z">
              <m:r>
                <w:rPr>
                  <w:rFonts w:ascii="Cambria Math" w:hAnsi="Cambria Math" w:cstheme="majorBidi"/>
                  <w:sz w:val="20"/>
                  <w:szCs w:val="20"/>
                </w:rPr>
                <m:t>c</m:t>
              </m:r>
            </w:ins>
          </m:den>
        </m:f>
        <w:ins w:id="1262" w:author="ankit bhatia" w:date="2016-12-12T11:31:00Z">
          <m:r>
            <m:rPr>
              <m:sty m:val="p"/>
            </m:rPr>
            <w:rPr>
              <w:rFonts w:ascii="Cambria Math" w:hAnsi="Cambria Math" w:cstheme="majorBidi"/>
              <w:sz w:val="20"/>
              <w:szCs w:val="20"/>
            </w:rPr>
            <m:t>(</m:t>
          </m:r>
        </w:ins>
        <m:sSub>
          <m:sSubPr>
            <m:ctrlPr>
              <w:ins w:id="1263" w:author="ankit bhatia" w:date="2016-12-12T11:31:00Z">
                <w:rPr>
                  <w:rFonts w:ascii="Cambria Math" w:hAnsi="Cambria Math" w:cstheme="majorBidi"/>
                  <w:sz w:val="20"/>
                  <w:szCs w:val="20"/>
                </w:rPr>
              </w:ins>
            </m:ctrlPr>
          </m:sSubPr>
          <m:e>
            <w:ins w:id="1264" w:author="ankit bhatia" w:date="2016-12-12T11:31:00Z">
              <m:r>
                <w:rPr>
                  <w:rFonts w:ascii="Cambria Math" w:hAnsi="Cambria Math" w:cstheme="majorBidi"/>
                  <w:sz w:val="20"/>
                  <w:szCs w:val="20"/>
                </w:rPr>
                <m:t>i</m:t>
              </m:r>
            </w:ins>
          </m:e>
          <m:sub>
            <w:ins w:id="1265" w:author="ankit bhatia" w:date="2016-12-12T11:31:00Z">
              <m:r>
                <m:rPr>
                  <m:sty m:val="p"/>
                </m:rPr>
                <w:rPr>
                  <w:rFonts w:ascii="Cambria Math" w:hAnsi="Cambria Math" w:cstheme="majorBidi"/>
                  <w:sz w:val="20"/>
                  <w:szCs w:val="20"/>
                </w:rPr>
                <m:t>1</m:t>
              </m:r>
            </w:ins>
          </m:sub>
        </m:sSub>
        <m:sSub>
          <m:sSubPr>
            <m:ctrlPr>
              <w:ins w:id="1266" w:author="ankit bhatia" w:date="2016-12-12T11:31:00Z">
                <w:rPr>
                  <w:rFonts w:ascii="Cambria Math" w:hAnsi="Cambria Math" w:cstheme="majorBidi"/>
                  <w:sz w:val="20"/>
                  <w:szCs w:val="20"/>
                </w:rPr>
              </w:ins>
            </m:ctrlPr>
          </m:sSubPr>
          <m:e>
            <w:ins w:id="1267" w:author="ankit bhatia" w:date="2016-12-12T11:31:00Z">
              <m:r>
                <m:rPr>
                  <m:sty m:val="p"/>
                </m:rPr>
                <w:rPr>
                  <w:rFonts w:ascii="Cambria Math" w:hAnsi="Cambria Math" w:cstheme="majorBidi"/>
                  <w:sz w:val="20"/>
                  <w:szCs w:val="20"/>
                </w:rPr>
                <m:t>-</m:t>
              </m:r>
              <m:r>
                <w:rPr>
                  <w:rFonts w:ascii="Cambria Math" w:hAnsi="Cambria Math" w:cstheme="majorBidi"/>
                  <w:sz w:val="20"/>
                  <w:szCs w:val="20"/>
                </w:rPr>
                <m:t>i</m:t>
              </m:r>
            </w:ins>
          </m:e>
          <m:sub>
            <w:ins w:id="1268" w:author="ankit bhatia" w:date="2016-12-12T11:31:00Z">
              <m:r>
                <m:rPr>
                  <m:sty m:val="p"/>
                </m:rPr>
                <w:rPr>
                  <w:rFonts w:ascii="Cambria Math" w:hAnsi="Cambria Math" w:cstheme="majorBidi"/>
                  <w:sz w:val="20"/>
                  <w:szCs w:val="20"/>
                </w:rPr>
                <m:t>2</m:t>
              </m:r>
            </w:ins>
          </m:sub>
        </m:sSub>
        <w:ins w:id="1269" w:author="ankit bhatia" w:date="2016-12-12T11:31:00Z">
          <m:r>
            <m:rPr>
              <m:sty m:val="p"/>
            </m:rPr>
            <w:rPr>
              <w:rFonts w:ascii="Cambria Math" w:hAnsi="Cambria Math" w:cstheme="majorBidi"/>
              <w:sz w:val="20"/>
              <w:szCs w:val="20"/>
            </w:rPr>
            <m:t>)</m:t>
          </m:r>
        </w:ins>
        <w:ins w:id="1270" w:author="Onkar" w:date="2016-12-12T12:15:00Z"/>
      </m:oMath>
      <w:r w:rsidR="00D120BE" w:rsidRPr="00C67553">
        <w:rPr>
          <w:rFonts w:asciiTheme="majorBidi" w:hAnsiTheme="majorBidi" w:cstheme="majorBidi"/>
          <w:sz w:val="20"/>
          <w:szCs w:val="20"/>
        </w:rPr>
        <w:tab/>
      </w:r>
      <w:ins w:id="1271" w:author="ankit bhatia" w:date="2016-12-12T11:31:00Z">
        <w:r w:rsidR="00D120BE" w:rsidRPr="00C67553">
          <w:rPr>
            <w:rFonts w:asciiTheme="majorBidi" w:hAnsiTheme="majorBidi" w:cstheme="majorBidi"/>
            <w:sz w:val="20"/>
            <w:szCs w:val="20"/>
          </w:rPr>
          <w:tab/>
        </w:r>
        <w:r w:rsidR="00D120BE" w:rsidRPr="00C67553">
          <w:rPr>
            <w:rFonts w:asciiTheme="majorBidi" w:hAnsiTheme="majorBidi" w:cstheme="majorBidi"/>
            <w:sz w:val="20"/>
            <w:szCs w:val="20"/>
          </w:rPr>
          <w:tab/>
        </w:r>
        <w:r w:rsidR="00CB4C21">
          <w:rPr>
            <w:rFonts w:asciiTheme="majorBidi" w:hAnsiTheme="majorBidi" w:cstheme="majorBidi"/>
            <w:sz w:val="20"/>
            <w:szCs w:val="20"/>
          </w:rPr>
          <w:tab/>
          <w:t xml:space="preserve">       (42</w:t>
        </w:r>
        <w:r w:rsidR="00D120BE" w:rsidRPr="00C67553">
          <w:rPr>
            <w:rFonts w:asciiTheme="majorBidi" w:hAnsiTheme="majorBidi" w:cstheme="majorBidi"/>
            <w:sz w:val="20"/>
            <w:szCs w:val="20"/>
          </w:rPr>
          <w:t>)</w:t>
        </w:r>
      </w:ins>
    </w:p>
    <w:p w:rsidR="00D120BE" w:rsidRPr="00C67553" w:rsidRDefault="00D120BE" w:rsidP="00D120BE">
      <w:pPr>
        <w:rPr>
          <w:ins w:id="1272" w:author="ankit bhatia" w:date="2016-12-12T11:31:00Z"/>
          <w:rFonts w:asciiTheme="majorBidi" w:hAnsiTheme="majorBidi" w:cstheme="majorBidi"/>
          <w:sz w:val="20"/>
          <w:szCs w:val="20"/>
        </w:rPr>
      </w:pPr>
      <w:ins w:id="1273" w:author="ankit bhatia" w:date="2016-12-12T11:31:00Z">
        <w:r w:rsidRPr="00C67553">
          <w:rPr>
            <w:rFonts w:asciiTheme="majorBidi" w:hAnsiTheme="majorBidi" w:cstheme="majorBidi"/>
            <w:sz w:val="20"/>
            <w:szCs w:val="20"/>
          </w:rPr>
          <w:t xml:space="preserve">By taking the </w:t>
        </w:r>
        <w:proofErr w:type="spellStart"/>
        <w:proofErr w:type="gramStart"/>
        <w:r w:rsidRPr="00C67553">
          <w:rPr>
            <w:rFonts w:asciiTheme="majorBidi" w:hAnsiTheme="majorBidi" w:cstheme="majorBidi"/>
            <w:sz w:val="20"/>
            <w:szCs w:val="20"/>
          </w:rPr>
          <w:t>euler</w:t>
        </w:r>
        <w:proofErr w:type="spellEnd"/>
        <w:proofErr w:type="gramEnd"/>
        <w:r w:rsidRPr="00C67553">
          <w:rPr>
            <w:rFonts w:asciiTheme="majorBidi" w:hAnsiTheme="majorBidi" w:cstheme="majorBidi"/>
            <w:sz w:val="20"/>
            <w:szCs w:val="20"/>
          </w:rPr>
          <w:t xml:space="preserve"> we get </w:t>
        </w:r>
        <m:oMath>
          <m:sSub>
            <m:sSubPr>
              <m:ctrlPr>
                <w:rPr>
                  <w:rFonts w:ascii="Cambria Math" w:hAnsi="Cambria Math" w:cstheme="majorBidi"/>
                  <w:sz w:val="20"/>
                  <w:szCs w:val="20"/>
                </w:rPr>
              </m:ctrlPr>
            </m:sSubPr>
            <m:e>
              <m:r>
                <w:rPr>
                  <w:rFonts w:ascii="Cambria Math" w:hAnsi="Cambria Math" w:cstheme="majorBidi"/>
                  <w:sz w:val="20"/>
                  <w:szCs w:val="20"/>
                </w:rPr>
                <m:t>v</m:t>
              </m:r>
            </m:e>
            <m:sub>
              <m:r>
                <m:rPr>
                  <m:sty m:val="p"/>
                </m:rPr>
                <w:rPr>
                  <w:rFonts w:ascii="Cambria Math" w:hAnsi="Cambria Math" w:cstheme="majorBidi"/>
                  <w:sz w:val="20"/>
                  <w:szCs w:val="20"/>
                </w:rPr>
                <m:t>2</m:t>
              </m:r>
            </m:sub>
          </m:sSub>
        </m:oMath>
        <w:r w:rsidRPr="00C67553">
          <w:rPr>
            <w:rFonts w:asciiTheme="majorBidi" w:hAnsiTheme="majorBidi" w:cstheme="majorBidi"/>
            <w:sz w:val="20"/>
            <w:szCs w:val="20"/>
          </w:rPr>
          <w:t xml:space="preserve"> as;</w:t>
        </w:r>
      </w:ins>
    </w:p>
    <w:p w:rsidR="00D120BE" w:rsidRDefault="00C40D1D" w:rsidP="00D120BE">
      <w:pPr>
        <w:rPr>
          <w:ins w:id="1274" w:author="ankit bhatia" w:date="2016-12-12T11:31:00Z"/>
          <w:rFonts w:asciiTheme="majorBidi" w:hAnsiTheme="majorBidi" w:cstheme="majorBidi"/>
          <w:sz w:val="20"/>
          <w:szCs w:val="20"/>
        </w:rPr>
      </w:pPr>
      <m:oMath>
        <m:sSub>
          <m:sSubPr>
            <m:ctrlPr>
              <w:ins w:id="1275" w:author="ankit bhatia" w:date="2016-12-12T11:31:00Z">
                <w:rPr>
                  <w:rFonts w:ascii="Cambria Math" w:hAnsi="Cambria Math" w:cstheme="majorBidi"/>
                  <w:sz w:val="20"/>
                  <w:szCs w:val="20"/>
                </w:rPr>
              </w:ins>
            </m:ctrlPr>
          </m:sSubPr>
          <m:e>
            <w:ins w:id="1276" w:author="ankit bhatia" w:date="2016-12-12T11:31:00Z">
              <m:r>
                <w:rPr>
                  <w:rFonts w:ascii="Cambria Math" w:hAnsi="Cambria Math" w:cstheme="majorBidi"/>
                  <w:sz w:val="20"/>
                  <w:szCs w:val="20"/>
                </w:rPr>
                <m:t>v</m:t>
              </m:r>
            </w:ins>
          </m:e>
          <m:sub>
            <w:ins w:id="1277" w:author="ankit bhatia" w:date="2016-12-12T11:31:00Z">
              <m:r>
                <m:rPr>
                  <m:sty m:val="p"/>
                </m:rPr>
                <w:rPr>
                  <w:rFonts w:ascii="Cambria Math" w:hAnsi="Cambria Math" w:cstheme="majorBidi"/>
                  <w:sz w:val="20"/>
                  <w:szCs w:val="20"/>
                </w:rPr>
                <m:t>2</m:t>
              </m:r>
            </w:ins>
          </m:sub>
        </m:sSub>
        <w:ins w:id="1278" w:author="ankit bhatia" w:date="2016-12-12T11:31:00Z">
          <m:r>
            <m:rPr>
              <m:sty m:val="p"/>
            </m:rPr>
            <w:rPr>
              <w:rFonts w:ascii="Cambria Math" w:hAnsi="Cambria Math" w:cstheme="majorBidi"/>
              <w:sz w:val="20"/>
              <w:szCs w:val="20"/>
            </w:rPr>
            <m:t>=</m:t>
          </m:r>
        </w:ins>
        <m:sSub>
          <m:sSubPr>
            <m:ctrlPr>
              <w:ins w:id="1279" w:author="ankit bhatia" w:date="2016-12-12T11:31:00Z">
                <w:rPr>
                  <w:rFonts w:ascii="Cambria Math" w:hAnsi="Cambria Math" w:cstheme="majorBidi"/>
                  <w:sz w:val="20"/>
                  <w:szCs w:val="20"/>
                </w:rPr>
              </w:ins>
            </m:ctrlPr>
          </m:sSubPr>
          <m:e>
            <w:ins w:id="1280" w:author="ankit bhatia" w:date="2016-12-12T11:31:00Z">
              <m:r>
                <w:rPr>
                  <w:rFonts w:ascii="Cambria Math" w:hAnsi="Cambria Math" w:cstheme="majorBidi"/>
                  <w:sz w:val="20"/>
                  <w:szCs w:val="20"/>
                </w:rPr>
                <m:t>v</m:t>
              </m:r>
            </w:ins>
          </m:e>
          <m:sub>
            <w:ins w:id="1281" w:author="ankit bhatia" w:date="2016-12-12T11:31:00Z">
              <m:r>
                <m:rPr>
                  <m:sty m:val="p"/>
                </m:rPr>
                <w:rPr>
                  <w:rFonts w:ascii="Cambria Math" w:hAnsi="Cambria Math" w:cstheme="majorBidi"/>
                  <w:sz w:val="20"/>
                  <w:szCs w:val="20"/>
                </w:rPr>
                <m:t>2</m:t>
              </m:r>
            </w:ins>
          </m:sub>
        </m:sSub>
        <w:ins w:id="1282" w:author="ankit bhatia" w:date="2016-12-12T11:31:00Z">
          <m:r>
            <m:rPr>
              <m:sty m:val="p"/>
            </m:rPr>
            <w:rPr>
              <w:rFonts w:ascii="Cambria Math" w:hAnsi="Cambria Math" w:cstheme="majorBidi"/>
              <w:sz w:val="20"/>
              <w:szCs w:val="20"/>
            </w:rPr>
            <m:t>+</m:t>
          </m:r>
          <m:r>
            <w:rPr>
              <w:rFonts w:ascii="Cambria Math" w:hAnsi="Cambria Math" w:cstheme="majorBidi"/>
              <w:sz w:val="20"/>
              <w:szCs w:val="20"/>
            </w:rPr>
            <m:t>h</m:t>
          </m:r>
        </w:ins>
        <m:d>
          <m:dPr>
            <m:ctrlPr>
              <w:ins w:id="1283" w:author="ankit bhatia" w:date="2016-12-12T11:31:00Z">
                <w:rPr>
                  <w:rFonts w:ascii="Cambria Math" w:hAnsi="Cambria Math" w:cstheme="majorBidi"/>
                  <w:sz w:val="20"/>
                  <w:szCs w:val="20"/>
                </w:rPr>
              </w:ins>
            </m:ctrlPr>
          </m:dPr>
          <m:e>
            <m:f>
              <m:fPr>
                <m:ctrlPr>
                  <w:ins w:id="1284" w:author="ankit bhatia" w:date="2016-12-12T11:31:00Z">
                    <w:rPr>
                      <w:rFonts w:ascii="Cambria Math" w:hAnsi="Cambria Math" w:cstheme="majorBidi"/>
                      <w:sz w:val="20"/>
                      <w:szCs w:val="20"/>
                    </w:rPr>
                  </w:ins>
                </m:ctrlPr>
              </m:fPr>
              <m:num>
                <w:ins w:id="1285" w:author="ankit bhatia" w:date="2016-12-12T11:31:00Z">
                  <m:r>
                    <m:rPr>
                      <m:sty m:val="p"/>
                    </m:rPr>
                    <w:rPr>
                      <w:rFonts w:ascii="Cambria Math" w:hAnsi="Cambria Math" w:cstheme="majorBidi"/>
                      <w:sz w:val="20"/>
                      <w:szCs w:val="20"/>
                    </w:rPr>
                    <m:t>1</m:t>
                  </m:r>
                </w:ins>
              </m:num>
              <m:den>
                <w:ins w:id="1286" w:author="ankit bhatia" w:date="2016-12-12T11:31:00Z">
                  <m:r>
                    <w:rPr>
                      <w:rFonts w:ascii="Cambria Math" w:hAnsi="Cambria Math" w:cstheme="majorBidi"/>
                      <w:sz w:val="20"/>
                      <w:szCs w:val="20"/>
                    </w:rPr>
                    <m:t>c</m:t>
                  </m:r>
                </w:ins>
              </m:den>
            </m:f>
            <m:d>
              <m:dPr>
                <m:ctrlPr>
                  <w:ins w:id="1287" w:author="ankit bhatia" w:date="2016-12-12T11:31:00Z">
                    <w:rPr>
                      <w:rFonts w:ascii="Cambria Math" w:hAnsi="Cambria Math" w:cstheme="majorBidi"/>
                      <w:sz w:val="20"/>
                      <w:szCs w:val="20"/>
                    </w:rPr>
                  </w:ins>
                </m:ctrlPr>
              </m:dPr>
              <m:e>
                <m:sSub>
                  <m:sSubPr>
                    <m:ctrlPr>
                      <w:ins w:id="1288" w:author="ankit bhatia" w:date="2016-12-12T11:31:00Z">
                        <w:rPr>
                          <w:rFonts w:ascii="Cambria Math" w:hAnsi="Cambria Math" w:cstheme="majorBidi"/>
                          <w:sz w:val="20"/>
                          <w:szCs w:val="20"/>
                        </w:rPr>
                      </w:ins>
                    </m:ctrlPr>
                  </m:sSubPr>
                  <m:e>
                    <w:ins w:id="1289" w:author="ankit bhatia" w:date="2016-12-12T11:31:00Z">
                      <m:r>
                        <w:rPr>
                          <w:rFonts w:ascii="Cambria Math" w:hAnsi="Cambria Math" w:cstheme="majorBidi"/>
                          <w:sz w:val="20"/>
                          <w:szCs w:val="20"/>
                        </w:rPr>
                        <m:t>i</m:t>
                      </m:r>
                    </w:ins>
                  </m:e>
                  <m:sub>
                    <w:ins w:id="1290" w:author="ankit bhatia" w:date="2016-12-12T11:31:00Z">
                      <m:r>
                        <m:rPr>
                          <m:sty m:val="p"/>
                        </m:rPr>
                        <w:rPr>
                          <w:rFonts w:ascii="Cambria Math" w:hAnsi="Cambria Math" w:cstheme="majorBidi"/>
                          <w:sz w:val="20"/>
                          <w:szCs w:val="20"/>
                        </w:rPr>
                        <m:t>1</m:t>
                      </m:r>
                    </w:ins>
                  </m:sub>
                </m:sSub>
                <w:ins w:id="1291" w:author="ankit bhatia" w:date="2016-12-12T11:31:00Z">
                  <m:r>
                    <m:rPr>
                      <m:sty m:val="p"/>
                    </m:rPr>
                    <w:rPr>
                      <w:rFonts w:ascii="Cambria Math" w:hAnsi="Cambria Math" w:cstheme="majorBidi"/>
                      <w:sz w:val="20"/>
                      <w:szCs w:val="20"/>
                    </w:rPr>
                    <m:t>-</m:t>
                  </m:r>
                </w:ins>
                <m:sSub>
                  <m:sSubPr>
                    <m:ctrlPr>
                      <w:ins w:id="1292" w:author="ankit bhatia" w:date="2016-12-12T11:31:00Z">
                        <w:rPr>
                          <w:rFonts w:ascii="Cambria Math" w:hAnsi="Cambria Math" w:cstheme="majorBidi"/>
                          <w:sz w:val="20"/>
                          <w:szCs w:val="20"/>
                        </w:rPr>
                      </w:ins>
                    </m:ctrlPr>
                  </m:sSubPr>
                  <m:e>
                    <w:ins w:id="1293" w:author="ankit bhatia" w:date="2016-12-12T11:31:00Z">
                      <m:r>
                        <w:rPr>
                          <w:rFonts w:ascii="Cambria Math" w:hAnsi="Cambria Math" w:cstheme="majorBidi"/>
                          <w:sz w:val="20"/>
                          <w:szCs w:val="20"/>
                        </w:rPr>
                        <m:t>i</m:t>
                      </m:r>
                    </w:ins>
                  </m:e>
                  <m:sub>
                    <w:ins w:id="1294" w:author="ankit bhatia" w:date="2016-12-12T11:31:00Z">
                      <m:r>
                        <m:rPr>
                          <m:sty m:val="p"/>
                        </m:rPr>
                        <w:rPr>
                          <w:rFonts w:ascii="Cambria Math" w:hAnsi="Cambria Math" w:cstheme="majorBidi"/>
                          <w:sz w:val="20"/>
                          <w:szCs w:val="20"/>
                        </w:rPr>
                        <m:t>2</m:t>
                      </m:r>
                    </w:ins>
                  </m:sub>
                </m:sSub>
              </m:e>
            </m:d>
          </m:e>
        </m:d>
        <w:ins w:id="1295" w:author="Onkar" w:date="2016-12-12T12:15:00Z"/>
      </m:oMath>
      <w:r w:rsidR="00D120BE" w:rsidRPr="00C67553">
        <w:rPr>
          <w:rFonts w:asciiTheme="majorBidi" w:hAnsiTheme="majorBidi" w:cstheme="majorBidi"/>
          <w:sz w:val="20"/>
          <w:szCs w:val="20"/>
        </w:rPr>
        <w:tab/>
      </w:r>
      <w:ins w:id="1296" w:author="ankit bhatia" w:date="2016-12-12T11:31:00Z">
        <w:r w:rsidR="00AA481E">
          <w:rPr>
            <w:rFonts w:asciiTheme="majorBidi" w:hAnsiTheme="majorBidi" w:cstheme="majorBidi"/>
            <w:sz w:val="20"/>
            <w:szCs w:val="20"/>
          </w:rPr>
          <w:tab/>
        </w:r>
        <w:r w:rsidR="00CB4C21">
          <w:rPr>
            <w:rFonts w:asciiTheme="majorBidi" w:hAnsiTheme="majorBidi" w:cstheme="majorBidi"/>
            <w:sz w:val="20"/>
            <w:szCs w:val="20"/>
          </w:rPr>
          <w:tab/>
          <w:t xml:space="preserve">       (43</w:t>
        </w:r>
        <w:r w:rsidR="00D120BE" w:rsidRPr="00C67553">
          <w:rPr>
            <w:rFonts w:asciiTheme="majorBidi" w:hAnsiTheme="majorBidi" w:cstheme="majorBidi"/>
            <w:sz w:val="20"/>
            <w:szCs w:val="20"/>
          </w:rPr>
          <w:t>)</w:t>
        </w:r>
      </w:ins>
    </w:p>
    <w:p w:rsidR="00EC79AF" w:rsidRDefault="00E1327A" w:rsidP="00AE40A5">
      <w:pPr>
        <w:rPr>
          <w:del w:id="1297" w:author="ankit bhatia" w:date="2016-12-12T11:31:00Z"/>
          <w:rFonts w:ascii="Cambria Math" w:eastAsiaTheme="minorEastAsia" w:hAnsi="Cambria Math" w:cstheme="majorBidi"/>
          <w:sz w:val="20"/>
          <w:szCs w:val="20"/>
        </w:rPr>
      </w:pPr>
      <m:oMath>
        <m:sSubSup>
          <m:sSubSupPr>
            <m:ctrlPr>
              <w:del w:id="1298" w:author="ankit bhatia" w:date="2016-12-12T11:31:00Z">
                <w:rPr>
                  <w:rFonts w:ascii="Cambria Math" w:hAnsi="Cambria Math" w:cstheme="majorBidi"/>
                  <w:sz w:val="20"/>
                  <w:szCs w:val="20"/>
                </w:rPr>
              </w:del>
            </m:ctrlPr>
          </m:sSubSupPr>
          <m:e>
            <w:del w:id="1299" w:author="ankit bhatia" w:date="2016-12-12T11:31:00Z">
              <m:r>
                <w:rPr>
                  <w:rFonts w:ascii="Cambria Math" w:hAnsi="Cambria Math" w:cstheme="majorBidi"/>
                  <w:sz w:val="20"/>
                  <w:szCs w:val="20"/>
                </w:rPr>
                <m:t>v'</m:t>
              </m:r>
            </w:del>
          </m:e>
          <m:sub>
            <w:del w:id="1300" w:author="ankit bhatia" w:date="2016-12-12T11:31:00Z">
              <m:r>
                <w:rPr>
                  <w:rFonts w:ascii="Cambria Math" w:hAnsi="Cambria Math" w:cstheme="majorBidi"/>
                  <w:sz w:val="20"/>
                  <w:szCs w:val="20"/>
                </w:rPr>
                <m:t>kq1</m:t>
              </m:r>
            </w:del>
          </m:sub>
          <m:sup>
            <w:del w:id="1301" w:author="ankit bhatia" w:date="2016-12-12T11:31:00Z">
              <m:r>
                <w:rPr>
                  <w:rFonts w:ascii="Cambria Math" w:hAnsi="Cambria Math" w:cstheme="majorBidi"/>
                  <w:sz w:val="20"/>
                  <w:szCs w:val="20"/>
                </w:rPr>
                <m:t>r</m:t>
              </m:r>
            </w:del>
          </m:sup>
        </m:sSubSup>
        <w:del w:id="1302" w:author="ankit bhatia" w:date="2016-12-12T11:31:00Z">
          <m:r>
            <m:rPr>
              <m:sty m:val="p"/>
            </m:rPr>
            <w:rPr>
              <w:rFonts w:ascii="Cambria Math" w:hAnsi="Cambria Math" w:cstheme="majorBidi"/>
              <w:sz w:val="20"/>
              <w:szCs w:val="20"/>
            </w:rPr>
            <m:t>=</m:t>
          </m:r>
        </w:del>
        <m:sSubSup>
          <m:sSubSupPr>
            <m:ctrlPr>
              <w:del w:id="1303" w:author="ankit bhatia" w:date="2016-12-12T11:31:00Z">
                <w:rPr>
                  <w:rFonts w:ascii="Cambria Math" w:hAnsi="Cambria Math" w:cstheme="majorBidi"/>
                  <w:sz w:val="20"/>
                  <w:szCs w:val="20"/>
                </w:rPr>
              </w:del>
            </m:ctrlPr>
          </m:sSubSupPr>
          <m:e>
            <w:del w:id="1304" w:author="ankit bhatia" w:date="2016-12-12T11:31:00Z">
              <m:r>
                <w:rPr>
                  <w:rFonts w:ascii="Cambria Math" w:hAnsi="Cambria Math" w:cstheme="majorBidi"/>
                  <w:sz w:val="20"/>
                  <w:szCs w:val="20"/>
                </w:rPr>
                <m:t>r</m:t>
              </m:r>
            </w:del>
          </m:e>
          <m:sub>
            <w:del w:id="1305" w:author="ankit bhatia" w:date="2016-12-12T11:31:00Z">
              <m:r>
                <w:rPr>
                  <w:rFonts w:ascii="Cambria Math" w:hAnsi="Cambria Math" w:cstheme="majorBidi"/>
                  <w:sz w:val="20"/>
                  <w:szCs w:val="20"/>
                </w:rPr>
                <m:t>kq1</m:t>
              </m:r>
            </w:del>
          </m:sub>
          <m:sup>
            <w:del w:id="1306" w:author="ankit bhatia" w:date="2016-12-12T11:31:00Z">
              <m:r>
                <w:rPr>
                  <w:rFonts w:ascii="Cambria Math" w:hAnsi="Cambria Math" w:cstheme="majorBidi"/>
                  <w:sz w:val="20"/>
                  <w:szCs w:val="20"/>
                </w:rPr>
                <m:t>'r</m:t>
              </m:r>
            </w:del>
          </m:sup>
        </m:sSubSup>
        <m:sSubSup>
          <m:sSubSupPr>
            <m:ctrlPr>
              <w:del w:id="1307" w:author="ankit bhatia" w:date="2016-12-12T11:31:00Z">
                <w:rPr>
                  <w:rFonts w:ascii="Cambria Math" w:hAnsi="Cambria Math" w:cstheme="majorBidi"/>
                  <w:sz w:val="20"/>
                  <w:szCs w:val="20"/>
                </w:rPr>
              </w:del>
            </m:ctrlPr>
          </m:sSubSupPr>
          <m:e>
            <w:del w:id="1308" w:author="ankit bhatia" w:date="2016-12-12T11:31:00Z">
              <m:r>
                <w:rPr>
                  <w:rFonts w:ascii="Cambria Math" w:hAnsi="Cambria Math" w:cstheme="majorBidi"/>
                  <w:sz w:val="20"/>
                  <w:szCs w:val="20"/>
                </w:rPr>
                <m:t>i'</m:t>
              </m:r>
            </w:del>
          </m:e>
          <m:sub>
            <w:del w:id="1309" w:author="ankit bhatia" w:date="2016-12-12T11:31:00Z">
              <m:r>
                <w:rPr>
                  <w:rFonts w:ascii="Cambria Math" w:hAnsi="Cambria Math" w:cstheme="majorBidi"/>
                  <w:sz w:val="20"/>
                  <w:szCs w:val="20"/>
                </w:rPr>
                <m:t>kq1</m:t>
              </m:r>
            </w:del>
          </m:sub>
          <m:sup>
            <w:del w:id="1310" w:author="ankit bhatia" w:date="2016-12-12T11:31:00Z">
              <m:r>
                <w:rPr>
                  <w:rFonts w:ascii="Cambria Math" w:hAnsi="Cambria Math" w:cstheme="majorBidi"/>
                  <w:sz w:val="20"/>
                  <w:szCs w:val="20"/>
                </w:rPr>
                <m:t>r</m:t>
              </m:r>
            </w:del>
          </m:sup>
        </m:sSubSup>
        <w:del w:id="1311" w:author="ankit bhatia" w:date="2016-12-12T11:31:00Z">
          <m:r>
            <m:rPr>
              <m:sty m:val="p"/>
            </m:rPr>
            <w:rPr>
              <w:rFonts w:ascii="Cambria Math" w:hAnsi="Cambria Math" w:cstheme="majorBidi"/>
              <w:sz w:val="20"/>
              <w:szCs w:val="20"/>
            </w:rPr>
            <m:t>+</m:t>
          </m:r>
        </w:del>
        <m:f>
          <m:fPr>
            <m:ctrlPr>
              <w:del w:id="1312" w:author="ankit bhatia" w:date="2016-12-12T11:31:00Z">
                <w:rPr>
                  <w:rFonts w:ascii="Cambria Math" w:hAnsi="Cambria Math" w:cstheme="majorBidi"/>
                  <w:sz w:val="20"/>
                  <w:szCs w:val="20"/>
                </w:rPr>
              </w:del>
            </m:ctrlPr>
          </m:fPr>
          <m:num>
            <w:del w:id="1313" w:author="ankit bhatia" w:date="2016-12-12T11:31:00Z">
              <m:r>
                <m:rPr>
                  <m:sty m:val="p"/>
                </m:rPr>
                <w:rPr>
                  <w:rFonts w:ascii="Cambria Math" w:hAnsi="Cambria Math" w:cstheme="majorBidi"/>
                  <w:sz w:val="20"/>
                  <w:szCs w:val="20"/>
                </w:rPr>
                <m:t>p</m:t>
              </m:r>
            </w:del>
          </m:num>
          <m:den>
            <m:sSub>
              <m:sSubPr>
                <m:ctrlPr>
                  <w:del w:id="1314" w:author="ankit bhatia" w:date="2016-12-12T11:31:00Z">
                    <w:rPr>
                      <w:rFonts w:ascii="Cambria Math" w:hAnsi="Cambria Math" w:cstheme="majorBidi"/>
                      <w:sz w:val="20"/>
                      <w:szCs w:val="20"/>
                    </w:rPr>
                  </w:del>
                </m:ctrlPr>
              </m:sSubPr>
              <m:e>
                <w:del w:id="1315" w:author="ankit bhatia" w:date="2016-12-12T11:31:00Z">
                  <m:r>
                    <w:rPr>
                      <w:rFonts w:ascii="Cambria Math" w:hAnsi="Cambria Math" w:cstheme="majorBidi"/>
                      <w:sz w:val="20"/>
                      <w:szCs w:val="20"/>
                    </w:rPr>
                    <m:t>ω</m:t>
                  </m:r>
                </w:del>
              </m:e>
              <m:sub>
                <w:del w:id="1316" w:author="ankit bhatia" w:date="2016-12-12T11:31:00Z">
                  <m:r>
                    <w:rPr>
                      <w:rFonts w:ascii="Cambria Math" w:hAnsi="Cambria Math" w:cstheme="majorBidi"/>
                      <w:sz w:val="20"/>
                      <w:szCs w:val="20"/>
                    </w:rPr>
                    <m:t>b</m:t>
                  </m:r>
                </w:del>
              </m:sub>
            </m:sSub>
          </m:den>
        </m:f>
        <m:sSubSup>
          <m:sSubSupPr>
            <m:ctrlPr>
              <w:del w:id="1317" w:author="ankit bhatia" w:date="2016-12-12T11:31:00Z">
                <w:rPr>
                  <w:rFonts w:ascii="Cambria Math" w:hAnsi="Cambria Math" w:cstheme="majorBidi"/>
                  <w:sz w:val="20"/>
                  <w:szCs w:val="20"/>
                </w:rPr>
              </w:del>
            </m:ctrlPr>
          </m:sSubSupPr>
          <m:e>
            <w:del w:id="1318" w:author="ankit bhatia" w:date="2016-12-12T11:31:00Z">
              <m:r>
                <w:rPr>
                  <w:rFonts w:ascii="Cambria Math" w:hAnsi="Cambria Math" w:cstheme="majorBidi"/>
                  <w:sz w:val="20"/>
                  <w:szCs w:val="20"/>
                </w:rPr>
                <m:t>ψ'</m:t>
              </m:r>
            </w:del>
          </m:e>
          <m:sub>
            <w:del w:id="1319" w:author="ankit bhatia" w:date="2016-12-12T11:31:00Z">
              <m:r>
                <w:rPr>
                  <w:rFonts w:ascii="Cambria Math" w:hAnsi="Cambria Math" w:cstheme="majorBidi"/>
                  <w:sz w:val="20"/>
                  <w:szCs w:val="20"/>
                </w:rPr>
                <m:t>kq1</m:t>
              </m:r>
            </w:del>
          </m:sub>
          <m:sup>
            <w:del w:id="1320" w:author="ankit bhatia" w:date="2016-12-12T11:31:00Z">
              <m:r>
                <w:rPr>
                  <w:rFonts w:ascii="Cambria Math" w:hAnsi="Cambria Math" w:cstheme="majorBidi"/>
                  <w:sz w:val="20"/>
                  <w:szCs w:val="20"/>
                </w:rPr>
                <m:t>r</m:t>
              </m:r>
            </w:del>
          </m:sup>
        </m:sSubSup>
      </m:oMath>
      <w:r w:rsidR="00EC79AF">
        <w:rPr>
          <w:rFonts w:ascii="Times New Roman" w:eastAsiaTheme="minorEastAsia" w:hAnsi="Times New Roman" w:cs="Times New Roman"/>
          <w:sz w:val="20"/>
          <w:szCs w:val="20"/>
        </w:rPr>
        <w:tab/>
      </w:r>
      <w:del w:id="1321" w:author="ankit bhatia" w:date="2016-12-12T11:31:00Z">
        <w:r w:rsidR="00EC79AF">
          <w:rPr>
            <w:rFonts w:ascii="Times New Roman" w:eastAsiaTheme="minorEastAsia" w:hAnsi="Times New Roman" w:cs="Times New Roman"/>
            <w:sz w:val="20"/>
            <w:szCs w:val="20"/>
          </w:rPr>
          <w:tab/>
        </w:r>
        <w:r w:rsidR="00EC79AF" w:rsidRPr="00EC79AF">
          <w:rPr>
            <w:rFonts w:ascii="Cambria Math" w:eastAsiaTheme="minorEastAsia" w:hAnsi="Cambria Math" w:cstheme="majorBidi"/>
            <w:sz w:val="20"/>
            <w:szCs w:val="20"/>
          </w:rPr>
          <w:delText>(5)</w:delText>
        </w:r>
      </w:del>
    </w:p>
    <w:p w:rsidR="00EC79AF" w:rsidRDefault="00E1327A" w:rsidP="00EC79AF">
      <w:pPr>
        <w:rPr>
          <w:del w:id="1322" w:author="ankit bhatia" w:date="2016-12-12T11:31:00Z"/>
          <w:rFonts w:ascii="Cambria Math" w:eastAsiaTheme="minorEastAsia" w:hAnsi="Cambria Math" w:cstheme="majorBidi"/>
          <w:sz w:val="20"/>
          <w:szCs w:val="20"/>
        </w:rPr>
      </w:pPr>
      <m:oMath>
        <m:sSubSup>
          <m:sSubSupPr>
            <m:ctrlPr>
              <w:del w:id="1323" w:author="ankit bhatia" w:date="2016-12-12T11:31:00Z">
                <w:rPr>
                  <w:rFonts w:ascii="Cambria Math" w:hAnsi="Cambria Math" w:cstheme="majorBidi"/>
                  <w:sz w:val="20"/>
                  <w:szCs w:val="20"/>
                </w:rPr>
              </w:del>
            </m:ctrlPr>
          </m:sSubSupPr>
          <m:e>
            <w:del w:id="1324" w:author="ankit bhatia" w:date="2016-12-12T11:31:00Z">
              <m:r>
                <w:rPr>
                  <w:rFonts w:ascii="Cambria Math" w:hAnsi="Cambria Math" w:cstheme="majorBidi"/>
                  <w:sz w:val="20"/>
                  <w:szCs w:val="20"/>
                </w:rPr>
                <m:t>v'</m:t>
              </m:r>
            </w:del>
          </m:e>
          <m:sub>
            <w:del w:id="1325" w:author="ankit bhatia" w:date="2016-12-12T11:31:00Z">
              <m:r>
                <w:rPr>
                  <w:rFonts w:ascii="Cambria Math" w:hAnsi="Cambria Math" w:cstheme="majorBidi"/>
                  <w:sz w:val="20"/>
                  <w:szCs w:val="20"/>
                </w:rPr>
                <m:t>kq2</m:t>
              </m:r>
            </w:del>
          </m:sub>
          <m:sup>
            <w:del w:id="1326" w:author="ankit bhatia" w:date="2016-12-12T11:31:00Z">
              <m:r>
                <w:rPr>
                  <w:rFonts w:ascii="Cambria Math" w:hAnsi="Cambria Math" w:cstheme="majorBidi"/>
                  <w:sz w:val="20"/>
                  <w:szCs w:val="20"/>
                </w:rPr>
                <m:t>r</m:t>
              </m:r>
            </w:del>
          </m:sup>
        </m:sSubSup>
        <w:del w:id="1327" w:author="ankit bhatia" w:date="2016-12-12T11:31:00Z">
          <m:r>
            <m:rPr>
              <m:sty m:val="p"/>
            </m:rPr>
            <w:rPr>
              <w:rFonts w:ascii="Cambria Math" w:hAnsi="Cambria Math" w:cstheme="majorBidi"/>
              <w:sz w:val="20"/>
              <w:szCs w:val="20"/>
            </w:rPr>
            <m:t>=</m:t>
          </m:r>
        </w:del>
        <m:sSubSup>
          <m:sSubSupPr>
            <m:ctrlPr>
              <w:del w:id="1328" w:author="ankit bhatia" w:date="2016-12-12T11:31:00Z">
                <w:rPr>
                  <w:rFonts w:ascii="Cambria Math" w:hAnsi="Cambria Math" w:cstheme="majorBidi"/>
                  <w:sz w:val="20"/>
                  <w:szCs w:val="20"/>
                </w:rPr>
              </w:del>
            </m:ctrlPr>
          </m:sSubSupPr>
          <m:e>
            <w:del w:id="1329" w:author="ankit bhatia" w:date="2016-12-12T11:31:00Z">
              <m:r>
                <w:rPr>
                  <w:rFonts w:ascii="Cambria Math" w:hAnsi="Cambria Math" w:cstheme="majorBidi"/>
                  <w:sz w:val="20"/>
                  <w:szCs w:val="20"/>
                </w:rPr>
                <m:t>r</m:t>
              </m:r>
            </w:del>
          </m:e>
          <m:sub>
            <w:del w:id="1330" w:author="ankit bhatia" w:date="2016-12-12T11:31:00Z">
              <m:r>
                <w:rPr>
                  <w:rFonts w:ascii="Cambria Math" w:hAnsi="Cambria Math" w:cstheme="majorBidi"/>
                  <w:sz w:val="20"/>
                  <w:szCs w:val="20"/>
                </w:rPr>
                <m:t>kq2</m:t>
              </m:r>
            </w:del>
          </m:sub>
          <m:sup>
            <w:del w:id="1331" w:author="ankit bhatia" w:date="2016-12-12T11:31:00Z">
              <m:r>
                <w:rPr>
                  <w:rFonts w:ascii="Cambria Math" w:hAnsi="Cambria Math" w:cstheme="majorBidi"/>
                  <w:sz w:val="20"/>
                  <w:szCs w:val="20"/>
                </w:rPr>
                <m:t>'r</m:t>
              </m:r>
            </w:del>
          </m:sup>
        </m:sSubSup>
        <m:sSubSup>
          <m:sSubSupPr>
            <m:ctrlPr>
              <w:del w:id="1332" w:author="ankit bhatia" w:date="2016-12-12T11:31:00Z">
                <w:rPr>
                  <w:rFonts w:ascii="Cambria Math" w:hAnsi="Cambria Math" w:cstheme="majorBidi"/>
                  <w:sz w:val="20"/>
                  <w:szCs w:val="20"/>
                </w:rPr>
              </w:del>
            </m:ctrlPr>
          </m:sSubSupPr>
          <m:e>
            <w:del w:id="1333" w:author="ankit bhatia" w:date="2016-12-12T11:31:00Z">
              <m:r>
                <w:rPr>
                  <w:rFonts w:ascii="Cambria Math" w:hAnsi="Cambria Math" w:cstheme="majorBidi"/>
                  <w:sz w:val="20"/>
                  <w:szCs w:val="20"/>
                </w:rPr>
                <m:t>i'</m:t>
              </m:r>
            </w:del>
          </m:e>
          <m:sub>
            <w:del w:id="1334" w:author="ankit bhatia" w:date="2016-12-12T11:31:00Z">
              <m:r>
                <w:rPr>
                  <w:rFonts w:ascii="Cambria Math" w:hAnsi="Cambria Math" w:cstheme="majorBidi"/>
                  <w:sz w:val="20"/>
                  <w:szCs w:val="20"/>
                </w:rPr>
                <m:t>kq2</m:t>
              </m:r>
            </w:del>
          </m:sub>
          <m:sup>
            <w:del w:id="1335" w:author="ankit bhatia" w:date="2016-12-12T11:31:00Z">
              <m:r>
                <w:rPr>
                  <w:rFonts w:ascii="Cambria Math" w:hAnsi="Cambria Math" w:cstheme="majorBidi"/>
                  <w:sz w:val="20"/>
                  <w:szCs w:val="20"/>
                </w:rPr>
                <m:t>r</m:t>
              </m:r>
            </w:del>
          </m:sup>
        </m:sSubSup>
        <w:del w:id="1336" w:author="ankit bhatia" w:date="2016-12-12T11:31:00Z">
          <m:r>
            <m:rPr>
              <m:sty m:val="p"/>
            </m:rPr>
            <w:rPr>
              <w:rFonts w:ascii="Cambria Math" w:hAnsi="Cambria Math" w:cstheme="majorBidi"/>
              <w:sz w:val="20"/>
              <w:szCs w:val="20"/>
            </w:rPr>
            <m:t>+</m:t>
          </m:r>
        </w:del>
        <m:f>
          <m:fPr>
            <m:ctrlPr>
              <w:del w:id="1337" w:author="ankit bhatia" w:date="2016-12-12T11:31:00Z">
                <w:rPr>
                  <w:rFonts w:ascii="Cambria Math" w:hAnsi="Cambria Math" w:cstheme="majorBidi"/>
                  <w:sz w:val="20"/>
                  <w:szCs w:val="20"/>
                </w:rPr>
              </w:del>
            </m:ctrlPr>
          </m:fPr>
          <m:num>
            <w:del w:id="1338" w:author="ankit bhatia" w:date="2016-12-12T11:31:00Z">
              <m:r>
                <m:rPr>
                  <m:sty m:val="p"/>
                </m:rPr>
                <w:rPr>
                  <w:rFonts w:ascii="Cambria Math" w:hAnsi="Cambria Math" w:cstheme="majorBidi"/>
                  <w:sz w:val="20"/>
                  <w:szCs w:val="20"/>
                </w:rPr>
                <m:t>p</m:t>
              </m:r>
            </w:del>
          </m:num>
          <m:den>
            <m:sSub>
              <m:sSubPr>
                <m:ctrlPr>
                  <w:del w:id="1339" w:author="ankit bhatia" w:date="2016-12-12T11:31:00Z">
                    <w:rPr>
                      <w:rFonts w:ascii="Cambria Math" w:hAnsi="Cambria Math" w:cstheme="majorBidi"/>
                      <w:sz w:val="20"/>
                      <w:szCs w:val="20"/>
                    </w:rPr>
                  </w:del>
                </m:ctrlPr>
              </m:sSubPr>
              <m:e>
                <w:del w:id="1340" w:author="ankit bhatia" w:date="2016-12-12T11:31:00Z">
                  <m:r>
                    <w:rPr>
                      <w:rFonts w:ascii="Cambria Math" w:hAnsi="Cambria Math" w:cstheme="majorBidi"/>
                      <w:sz w:val="20"/>
                      <w:szCs w:val="20"/>
                    </w:rPr>
                    <m:t>ω</m:t>
                  </m:r>
                </w:del>
              </m:e>
              <m:sub>
                <w:del w:id="1341" w:author="ankit bhatia" w:date="2016-12-12T11:31:00Z">
                  <m:r>
                    <w:rPr>
                      <w:rFonts w:ascii="Cambria Math" w:hAnsi="Cambria Math" w:cstheme="majorBidi"/>
                      <w:sz w:val="20"/>
                      <w:szCs w:val="20"/>
                    </w:rPr>
                    <m:t>b</m:t>
                  </m:r>
                </w:del>
              </m:sub>
            </m:sSub>
          </m:den>
        </m:f>
        <m:sSubSup>
          <m:sSubSupPr>
            <m:ctrlPr>
              <w:del w:id="1342" w:author="ankit bhatia" w:date="2016-12-12T11:31:00Z">
                <w:rPr>
                  <w:rFonts w:ascii="Cambria Math" w:hAnsi="Cambria Math" w:cstheme="majorBidi"/>
                  <w:sz w:val="20"/>
                  <w:szCs w:val="20"/>
                </w:rPr>
              </w:del>
            </m:ctrlPr>
          </m:sSubSupPr>
          <m:e>
            <w:del w:id="1343" w:author="ankit bhatia" w:date="2016-12-12T11:31:00Z">
              <m:r>
                <w:rPr>
                  <w:rFonts w:ascii="Cambria Math" w:hAnsi="Cambria Math" w:cstheme="majorBidi"/>
                  <w:sz w:val="20"/>
                  <w:szCs w:val="20"/>
                </w:rPr>
                <m:t>ψ'</m:t>
              </m:r>
            </w:del>
          </m:e>
          <m:sub>
            <w:del w:id="1344" w:author="ankit bhatia" w:date="2016-12-12T11:31:00Z">
              <m:r>
                <w:rPr>
                  <w:rFonts w:ascii="Cambria Math" w:hAnsi="Cambria Math" w:cstheme="majorBidi"/>
                  <w:sz w:val="20"/>
                  <w:szCs w:val="20"/>
                </w:rPr>
                <m:t>kq2</m:t>
              </m:r>
            </w:del>
          </m:sub>
          <m:sup>
            <w:del w:id="1345" w:author="ankit bhatia" w:date="2016-12-12T11:31:00Z">
              <m:r>
                <w:rPr>
                  <w:rFonts w:ascii="Cambria Math" w:hAnsi="Cambria Math" w:cstheme="majorBidi"/>
                  <w:sz w:val="20"/>
                  <w:szCs w:val="20"/>
                </w:rPr>
                <m:t>r</m:t>
              </m:r>
            </w:del>
          </m:sup>
        </m:sSubSup>
      </m:oMath>
      <w:r w:rsidR="00EC79AF">
        <w:rPr>
          <w:rFonts w:ascii="Times New Roman" w:eastAsiaTheme="minorEastAsia" w:hAnsi="Times New Roman" w:cs="Times New Roman"/>
          <w:sz w:val="20"/>
          <w:szCs w:val="20"/>
        </w:rPr>
        <w:tab/>
      </w:r>
      <w:del w:id="1346" w:author="ankit bhatia" w:date="2016-12-12T11:31:00Z">
        <w:r w:rsidR="00EC79AF">
          <w:rPr>
            <w:rFonts w:ascii="Times New Roman" w:eastAsiaTheme="minorEastAsia" w:hAnsi="Times New Roman" w:cs="Times New Roman"/>
            <w:sz w:val="20"/>
            <w:szCs w:val="20"/>
          </w:rPr>
          <w:tab/>
        </w:r>
        <w:r w:rsidR="00EC79AF">
          <w:rPr>
            <w:rFonts w:ascii="Cambria Math" w:eastAsiaTheme="minorEastAsia" w:hAnsi="Cambria Math" w:cstheme="majorBidi"/>
            <w:sz w:val="20"/>
            <w:szCs w:val="20"/>
          </w:rPr>
          <w:delText>(6</w:delText>
        </w:r>
        <w:r w:rsidR="00EC79AF" w:rsidRPr="00EC79AF">
          <w:rPr>
            <w:rFonts w:ascii="Cambria Math" w:eastAsiaTheme="minorEastAsia" w:hAnsi="Cambria Math" w:cstheme="majorBidi"/>
            <w:sz w:val="20"/>
            <w:szCs w:val="20"/>
          </w:rPr>
          <w:delText>)</w:delText>
        </w:r>
      </w:del>
    </w:p>
    <w:p w:rsidR="00EC79AF" w:rsidRDefault="00E1327A" w:rsidP="00EC79AF">
      <w:pPr>
        <w:rPr>
          <w:del w:id="1347" w:author="ankit bhatia" w:date="2016-12-12T11:31:00Z"/>
          <w:rFonts w:ascii="Cambria Math" w:eastAsiaTheme="minorEastAsia" w:hAnsi="Cambria Math" w:cstheme="majorBidi"/>
          <w:sz w:val="20"/>
          <w:szCs w:val="20"/>
        </w:rPr>
      </w:pPr>
      <m:oMath>
        <m:sSubSup>
          <m:sSubSupPr>
            <m:ctrlPr>
              <w:del w:id="1348" w:author="ankit bhatia" w:date="2016-12-12T11:31:00Z">
                <w:rPr>
                  <w:rFonts w:ascii="Cambria Math" w:hAnsi="Cambria Math" w:cstheme="majorBidi"/>
                  <w:sz w:val="20"/>
                  <w:szCs w:val="20"/>
                </w:rPr>
              </w:del>
            </m:ctrlPr>
          </m:sSubSupPr>
          <m:e>
            <w:del w:id="1349" w:author="ankit bhatia" w:date="2016-12-12T11:31:00Z">
              <m:r>
                <w:rPr>
                  <w:rFonts w:ascii="Cambria Math" w:hAnsi="Cambria Math" w:cstheme="majorBidi"/>
                  <w:sz w:val="20"/>
                  <w:szCs w:val="20"/>
                </w:rPr>
                <m:t>v'</m:t>
              </m:r>
            </w:del>
          </m:e>
          <m:sub>
            <w:del w:id="1350" w:author="ankit bhatia" w:date="2016-12-12T11:31:00Z">
              <m:r>
                <w:rPr>
                  <w:rFonts w:ascii="Cambria Math" w:hAnsi="Cambria Math" w:cstheme="majorBidi"/>
                  <w:sz w:val="20"/>
                  <w:szCs w:val="20"/>
                </w:rPr>
                <m:t>kq3</m:t>
              </m:r>
            </w:del>
          </m:sub>
          <m:sup>
            <w:del w:id="1351" w:author="ankit bhatia" w:date="2016-12-12T11:31:00Z">
              <m:r>
                <w:rPr>
                  <w:rFonts w:ascii="Cambria Math" w:hAnsi="Cambria Math" w:cstheme="majorBidi"/>
                  <w:sz w:val="20"/>
                  <w:szCs w:val="20"/>
                </w:rPr>
                <m:t>r</m:t>
              </m:r>
            </w:del>
          </m:sup>
        </m:sSubSup>
        <w:del w:id="1352" w:author="ankit bhatia" w:date="2016-12-12T11:31:00Z">
          <m:r>
            <m:rPr>
              <m:sty m:val="p"/>
            </m:rPr>
            <w:rPr>
              <w:rFonts w:ascii="Cambria Math" w:hAnsi="Cambria Math" w:cstheme="majorBidi"/>
              <w:sz w:val="20"/>
              <w:szCs w:val="20"/>
            </w:rPr>
            <m:t>=</m:t>
          </m:r>
        </w:del>
        <m:sSubSup>
          <m:sSubSupPr>
            <m:ctrlPr>
              <w:del w:id="1353" w:author="ankit bhatia" w:date="2016-12-12T11:31:00Z">
                <w:rPr>
                  <w:rFonts w:ascii="Cambria Math" w:hAnsi="Cambria Math" w:cstheme="majorBidi"/>
                  <w:sz w:val="20"/>
                  <w:szCs w:val="20"/>
                </w:rPr>
              </w:del>
            </m:ctrlPr>
          </m:sSubSupPr>
          <m:e>
            <w:del w:id="1354" w:author="ankit bhatia" w:date="2016-12-12T11:31:00Z">
              <m:r>
                <w:rPr>
                  <w:rFonts w:ascii="Cambria Math" w:hAnsi="Cambria Math" w:cstheme="majorBidi"/>
                  <w:sz w:val="20"/>
                  <w:szCs w:val="20"/>
                </w:rPr>
                <m:t>r</m:t>
              </m:r>
            </w:del>
          </m:e>
          <m:sub>
            <w:del w:id="1355" w:author="ankit bhatia" w:date="2016-12-12T11:31:00Z">
              <m:r>
                <w:rPr>
                  <w:rFonts w:ascii="Cambria Math" w:hAnsi="Cambria Math" w:cstheme="majorBidi"/>
                  <w:sz w:val="20"/>
                  <w:szCs w:val="20"/>
                </w:rPr>
                <m:t>kq3</m:t>
              </m:r>
            </w:del>
          </m:sub>
          <m:sup>
            <w:del w:id="1356" w:author="ankit bhatia" w:date="2016-12-12T11:31:00Z">
              <m:r>
                <w:rPr>
                  <w:rFonts w:ascii="Cambria Math" w:hAnsi="Cambria Math" w:cstheme="majorBidi"/>
                  <w:sz w:val="20"/>
                  <w:szCs w:val="20"/>
                </w:rPr>
                <m:t>'r</m:t>
              </m:r>
            </w:del>
          </m:sup>
        </m:sSubSup>
        <m:sSubSup>
          <m:sSubSupPr>
            <m:ctrlPr>
              <w:del w:id="1357" w:author="ankit bhatia" w:date="2016-12-12T11:31:00Z">
                <w:rPr>
                  <w:rFonts w:ascii="Cambria Math" w:hAnsi="Cambria Math" w:cstheme="majorBidi"/>
                  <w:sz w:val="20"/>
                  <w:szCs w:val="20"/>
                </w:rPr>
              </w:del>
            </m:ctrlPr>
          </m:sSubSupPr>
          <m:e>
            <w:del w:id="1358" w:author="ankit bhatia" w:date="2016-12-12T11:31:00Z">
              <m:r>
                <w:rPr>
                  <w:rFonts w:ascii="Cambria Math" w:hAnsi="Cambria Math" w:cstheme="majorBidi"/>
                  <w:sz w:val="20"/>
                  <w:szCs w:val="20"/>
                </w:rPr>
                <m:t>i'</m:t>
              </m:r>
            </w:del>
          </m:e>
          <m:sub>
            <w:del w:id="1359" w:author="ankit bhatia" w:date="2016-12-12T11:31:00Z">
              <m:r>
                <w:rPr>
                  <w:rFonts w:ascii="Cambria Math" w:hAnsi="Cambria Math" w:cstheme="majorBidi"/>
                  <w:sz w:val="20"/>
                  <w:szCs w:val="20"/>
                </w:rPr>
                <m:t>kq3</m:t>
              </m:r>
            </w:del>
          </m:sub>
          <m:sup>
            <w:del w:id="1360" w:author="ankit bhatia" w:date="2016-12-12T11:31:00Z">
              <m:r>
                <w:rPr>
                  <w:rFonts w:ascii="Cambria Math" w:hAnsi="Cambria Math" w:cstheme="majorBidi"/>
                  <w:sz w:val="20"/>
                  <w:szCs w:val="20"/>
                </w:rPr>
                <m:t>r</m:t>
              </m:r>
            </w:del>
          </m:sup>
        </m:sSubSup>
        <w:del w:id="1361" w:author="ankit bhatia" w:date="2016-12-12T11:31:00Z">
          <m:r>
            <m:rPr>
              <m:sty m:val="p"/>
            </m:rPr>
            <w:rPr>
              <w:rFonts w:ascii="Cambria Math" w:hAnsi="Cambria Math" w:cstheme="majorBidi"/>
              <w:sz w:val="20"/>
              <w:szCs w:val="20"/>
            </w:rPr>
            <m:t>+</m:t>
          </m:r>
        </w:del>
        <m:f>
          <m:fPr>
            <m:ctrlPr>
              <w:del w:id="1362" w:author="ankit bhatia" w:date="2016-12-12T11:31:00Z">
                <w:rPr>
                  <w:rFonts w:ascii="Cambria Math" w:hAnsi="Cambria Math" w:cstheme="majorBidi"/>
                  <w:sz w:val="20"/>
                  <w:szCs w:val="20"/>
                </w:rPr>
              </w:del>
            </m:ctrlPr>
          </m:fPr>
          <m:num>
            <w:del w:id="1363" w:author="ankit bhatia" w:date="2016-12-12T11:31:00Z">
              <m:r>
                <m:rPr>
                  <m:sty m:val="p"/>
                </m:rPr>
                <w:rPr>
                  <w:rFonts w:ascii="Cambria Math" w:hAnsi="Cambria Math" w:cstheme="majorBidi"/>
                  <w:sz w:val="20"/>
                  <w:szCs w:val="20"/>
                </w:rPr>
                <m:t>p</m:t>
              </m:r>
            </w:del>
          </m:num>
          <m:den>
            <m:sSub>
              <m:sSubPr>
                <m:ctrlPr>
                  <w:del w:id="1364" w:author="ankit bhatia" w:date="2016-12-12T11:31:00Z">
                    <w:rPr>
                      <w:rFonts w:ascii="Cambria Math" w:hAnsi="Cambria Math" w:cstheme="majorBidi"/>
                      <w:sz w:val="20"/>
                      <w:szCs w:val="20"/>
                    </w:rPr>
                  </w:del>
                </m:ctrlPr>
              </m:sSubPr>
              <m:e>
                <w:del w:id="1365" w:author="ankit bhatia" w:date="2016-12-12T11:31:00Z">
                  <m:r>
                    <w:rPr>
                      <w:rFonts w:ascii="Cambria Math" w:hAnsi="Cambria Math" w:cstheme="majorBidi"/>
                      <w:sz w:val="20"/>
                      <w:szCs w:val="20"/>
                    </w:rPr>
                    <m:t>ω</m:t>
                  </m:r>
                </w:del>
              </m:e>
              <m:sub>
                <w:del w:id="1366" w:author="ankit bhatia" w:date="2016-12-12T11:31:00Z">
                  <m:r>
                    <w:rPr>
                      <w:rFonts w:ascii="Cambria Math" w:hAnsi="Cambria Math" w:cstheme="majorBidi"/>
                      <w:sz w:val="20"/>
                      <w:szCs w:val="20"/>
                    </w:rPr>
                    <m:t>b</m:t>
                  </m:r>
                </w:del>
              </m:sub>
            </m:sSub>
          </m:den>
        </m:f>
        <m:sSubSup>
          <m:sSubSupPr>
            <m:ctrlPr>
              <w:del w:id="1367" w:author="ankit bhatia" w:date="2016-12-12T11:31:00Z">
                <w:rPr>
                  <w:rFonts w:ascii="Cambria Math" w:hAnsi="Cambria Math" w:cstheme="majorBidi"/>
                  <w:sz w:val="20"/>
                  <w:szCs w:val="20"/>
                </w:rPr>
              </w:del>
            </m:ctrlPr>
          </m:sSubSupPr>
          <m:e>
            <w:del w:id="1368" w:author="ankit bhatia" w:date="2016-12-12T11:31:00Z">
              <m:r>
                <w:rPr>
                  <w:rFonts w:ascii="Cambria Math" w:hAnsi="Cambria Math" w:cstheme="majorBidi"/>
                  <w:sz w:val="20"/>
                  <w:szCs w:val="20"/>
                </w:rPr>
                <m:t>ψ'</m:t>
              </m:r>
            </w:del>
          </m:e>
          <m:sub>
            <w:del w:id="1369" w:author="ankit bhatia" w:date="2016-12-12T11:31:00Z">
              <m:r>
                <w:rPr>
                  <w:rFonts w:ascii="Cambria Math" w:hAnsi="Cambria Math" w:cstheme="majorBidi"/>
                  <w:sz w:val="20"/>
                  <w:szCs w:val="20"/>
                </w:rPr>
                <m:t>kq3</m:t>
              </m:r>
            </w:del>
          </m:sub>
          <m:sup>
            <w:del w:id="1370" w:author="ankit bhatia" w:date="2016-12-12T11:31:00Z">
              <m:r>
                <w:rPr>
                  <w:rFonts w:ascii="Cambria Math" w:hAnsi="Cambria Math" w:cstheme="majorBidi"/>
                  <w:sz w:val="20"/>
                  <w:szCs w:val="20"/>
                </w:rPr>
                <m:t>r</m:t>
              </m:r>
            </w:del>
          </m:sup>
        </m:sSubSup>
      </m:oMath>
      <w:r w:rsidR="00EC79AF">
        <w:rPr>
          <w:rFonts w:ascii="Times New Roman" w:eastAsiaTheme="minorEastAsia" w:hAnsi="Times New Roman" w:cs="Times New Roman"/>
          <w:sz w:val="20"/>
          <w:szCs w:val="20"/>
        </w:rPr>
        <w:tab/>
      </w:r>
      <w:del w:id="1371" w:author="ankit bhatia" w:date="2016-12-12T11:31:00Z">
        <w:r w:rsidR="00EC79AF">
          <w:rPr>
            <w:rFonts w:ascii="Times New Roman" w:eastAsiaTheme="minorEastAsia" w:hAnsi="Times New Roman" w:cs="Times New Roman"/>
            <w:sz w:val="20"/>
            <w:szCs w:val="20"/>
          </w:rPr>
          <w:tab/>
        </w:r>
        <w:r w:rsidR="00EC79AF">
          <w:rPr>
            <w:rFonts w:ascii="Cambria Math" w:eastAsiaTheme="minorEastAsia" w:hAnsi="Cambria Math" w:cstheme="majorBidi"/>
            <w:sz w:val="20"/>
            <w:szCs w:val="20"/>
          </w:rPr>
          <w:delText>(7</w:delText>
        </w:r>
        <w:r w:rsidR="00EC79AF" w:rsidRPr="00EC79AF">
          <w:rPr>
            <w:rFonts w:ascii="Cambria Math" w:eastAsiaTheme="minorEastAsia" w:hAnsi="Cambria Math" w:cstheme="majorBidi"/>
            <w:sz w:val="20"/>
            <w:szCs w:val="20"/>
          </w:rPr>
          <w:delText>)</w:delText>
        </w:r>
      </w:del>
    </w:p>
    <w:p w:rsidR="00EC79AF" w:rsidRDefault="00EC79AF" w:rsidP="00EC79AF">
      <w:pPr>
        <w:rPr>
          <w:del w:id="1372" w:author="ankit bhatia" w:date="2016-12-12T11:31:00Z"/>
          <w:rFonts w:ascii="Cambria Math" w:eastAsiaTheme="minorEastAsia" w:hAnsi="Cambria Math" w:cstheme="majorBidi"/>
          <w:sz w:val="20"/>
          <w:szCs w:val="20"/>
        </w:rPr>
      </w:pPr>
      <w:del w:id="1373" w:author="ankit bhatia" w:date="2016-12-12T11:31:00Z">
        <w:r>
          <w:rPr>
            <w:rFonts w:ascii="Cambria Math" w:eastAsiaTheme="minorEastAsia" w:hAnsi="Cambria Math" w:cstheme="majorBidi"/>
            <w:sz w:val="20"/>
            <w:szCs w:val="20"/>
          </w:rPr>
          <w:delText xml:space="preserve">Where </w:delText>
        </w:r>
        <m:oMath>
          <m:sSub>
            <m:sSubPr>
              <m:ctrlPr>
                <w:rPr>
                  <w:rFonts w:ascii="Cambria Math" w:hAnsi="Cambria Math" w:cstheme="majorBidi"/>
                  <w:sz w:val="20"/>
                  <w:szCs w:val="20"/>
                </w:rPr>
              </m:ctrlPr>
            </m:sSubPr>
            <m:e>
              <m:r>
                <w:rPr>
                  <w:rFonts w:ascii="Cambria Math" w:hAnsi="Cambria Math" w:cstheme="majorBidi"/>
                  <w:sz w:val="20"/>
                  <w:szCs w:val="20"/>
                </w:rPr>
                <m:t>ω</m:t>
              </m:r>
            </m:e>
            <m:sub>
              <m:r>
                <w:rPr>
                  <w:rFonts w:ascii="Cambria Math" w:hAnsi="Cambria Math" w:cstheme="majorBidi"/>
                  <w:sz w:val="20"/>
                  <w:szCs w:val="20"/>
                </w:rPr>
                <m:t>b</m:t>
              </m:r>
            </m:sub>
          </m:sSub>
        </m:oMath>
        <w:r>
          <w:rPr>
            <w:rFonts w:ascii="Cambria Math" w:eastAsiaTheme="minorEastAsia" w:hAnsi="Cambria Math" w:cstheme="majorBidi"/>
            <w:sz w:val="20"/>
            <w:szCs w:val="20"/>
          </w:rPr>
          <w:delText xml:space="preserve"> is the angular velocity that is used to calculate the inductive reactances. The equation for flux linkages per second are shown below.</w:delText>
        </w:r>
      </w:del>
    </w:p>
    <w:p w:rsidR="00EC79AF" w:rsidRDefault="00E1327A" w:rsidP="00EC79AF">
      <w:pPr>
        <w:rPr>
          <w:del w:id="1374" w:author="ankit bhatia" w:date="2016-12-12T11:31:00Z"/>
          <w:rFonts w:ascii="Times New Roman" w:eastAsiaTheme="minorEastAsia" w:hAnsi="Times New Roman" w:cs="Times New Roman"/>
          <w:sz w:val="20"/>
          <w:szCs w:val="20"/>
        </w:rPr>
      </w:pPr>
      <m:oMath>
        <m:sSubSup>
          <m:sSubSupPr>
            <m:ctrlPr>
              <w:del w:id="1375" w:author="ankit bhatia" w:date="2016-12-12T11:31:00Z">
                <w:rPr>
                  <w:rFonts w:ascii="Cambria Math" w:hAnsi="Cambria Math" w:cstheme="majorBidi"/>
                  <w:sz w:val="20"/>
                  <w:szCs w:val="20"/>
                </w:rPr>
              </w:del>
            </m:ctrlPr>
          </m:sSubSupPr>
          <m:e>
            <w:del w:id="1376" w:author="ankit bhatia" w:date="2016-12-12T11:31:00Z">
              <m:r>
                <w:rPr>
                  <w:rFonts w:ascii="Cambria Math" w:hAnsi="Cambria Math" w:cstheme="majorBidi"/>
                  <w:sz w:val="20"/>
                  <w:szCs w:val="20"/>
                </w:rPr>
                <m:t>ψ</m:t>
              </m:r>
            </w:del>
            <m:ctrlPr>
              <w:del w:id="1377" w:author="ankit bhatia" w:date="2016-12-12T11:31:00Z">
                <w:rPr>
                  <w:rFonts w:ascii="Cambria Math" w:hAnsi="Cambria Math" w:cstheme="majorBidi"/>
                  <w:i/>
                  <w:sz w:val="20"/>
                  <w:szCs w:val="20"/>
                </w:rPr>
              </w:del>
            </m:ctrlPr>
          </m:e>
          <m:sub>
            <w:del w:id="1378" w:author="ankit bhatia" w:date="2016-12-12T11:31:00Z">
              <m:r>
                <w:rPr>
                  <w:rFonts w:ascii="Cambria Math" w:hAnsi="Cambria Math" w:cstheme="majorBidi"/>
                  <w:sz w:val="20"/>
                  <w:szCs w:val="20"/>
                </w:rPr>
                <m:t>qs</m:t>
              </m:r>
            </w:del>
          </m:sub>
          <m:sup>
            <w:del w:id="1379" w:author="ankit bhatia" w:date="2016-12-12T11:31:00Z">
              <m:r>
                <w:rPr>
                  <w:rFonts w:ascii="Cambria Math" w:hAnsi="Cambria Math" w:cstheme="majorBidi"/>
                  <w:sz w:val="20"/>
                  <w:szCs w:val="20"/>
                </w:rPr>
                <m:t>r</m:t>
              </m:r>
            </w:del>
          </m:sup>
        </m:sSubSup>
        <w:del w:id="1380" w:author="ankit bhatia" w:date="2016-12-12T11:31:00Z">
          <m:r>
            <m:rPr>
              <m:sty m:val="p"/>
            </m:rPr>
            <w:rPr>
              <w:rFonts w:ascii="Cambria Math" w:hAnsi="Cambria Math" w:cstheme="majorBidi"/>
              <w:sz w:val="20"/>
              <w:szCs w:val="20"/>
            </w:rPr>
            <m:t>=</m:t>
          </m:r>
        </w:del>
        <m:sSub>
          <m:sSubPr>
            <m:ctrlPr>
              <w:del w:id="1381" w:author="ankit bhatia" w:date="2016-12-12T11:31:00Z">
                <w:rPr>
                  <w:rFonts w:ascii="Cambria Math" w:hAnsi="Cambria Math" w:cstheme="majorBidi"/>
                  <w:sz w:val="20"/>
                  <w:szCs w:val="20"/>
                </w:rPr>
              </w:del>
            </m:ctrlPr>
          </m:sSubPr>
          <m:e>
            <w:del w:id="1382" w:author="ankit bhatia" w:date="2016-12-12T11:31:00Z">
              <m:r>
                <w:rPr>
                  <w:rFonts w:ascii="Cambria Math" w:hAnsi="Cambria Math" w:cstheme="majorBidi"/>
                  <w:sz w:val="20"/>
                  <w:szCs w:val="20"/>
                </w:rPr>
                <m:t>X</m:t>
              </m:r>
            </w:del>
          </m:e>
          <m:sub>
            <w:del w:id="1383" w:author="ankit bhatia" w:date="2016-12-12T11:31:00Z">
              <m:r>
                <w:rPr>
                  <w:rFonts w:ascii="Cambria Math" w:hAnsi="Cambria Math" w:cstheme="majorBidi"/>
                  <w:sz w:val="20"/>
                  <w:szCs w:val="20"/>
                </w:rPr>
                <m:t>ls</m:t>
              </m:r>
            </w:del>
          </m:sub>
        </m:sSub>
        <m:sSubSup>
          <m:sSubSupPr>
            <m:ctrlPr>
              <w:del w:id="1384" w:author="ankit bhatia" w:date="2016-12-12T11:31:00Z">
                <w:rPr>
                  <w:rFonts w:ascii="Cambria Math" w:hAnsi="Cambria Math" w:cstheme="majorBidi"/>
                  <w:sz w:val="20"/>
                  <w:szCs w:val="20"/>
                </w:rPr>
              </w:del>
            </m:ctrlPr>
          </m:sSubSupPr>
          <m:e>
            <w:del w:id="1385" w:author="ankit bhatia" w:date="2016-12-12T11:31:00Z">
              <m:r>
                <w:rPr>
                  <w:rFonts w:ascii="Cambria Math" w:hAnsi="Cambria Math" w:cstheme="majorBidi"/>
                  <w:sz w:val="20"/>
                  <w:szCs w:val="20"/>
                </w:rPr>
                <m:t>i</m:t>
              </m:r>
            </w:del>
          </m:e>
          <m:sub>
            <w:del w:id="1386" w:author="ankit bhatia" w:date="2016-12-12T11:31:00Z">
              <m:r>
                <w:rPr>
                  <w:rFonts w:ascii="Cambria Math" w:hAnsi="Cambria Math" w:cstheme="majorBidi"/>
                  <w:sz w:val="20"/>
                  <w:szCs w:val="20"/>
                </w:rPr>
                <m:t>qs</m:t>
              </m:r>
            </w:del>
          </m:sub>
          <m:sup>
            <w:del w:id="1387" w:author="ankit bhatia" w:date="2016-12-12T11:31:00Z">
              <m:r>
                <w:rPr>
                  <w:rFonts w:ascii="Cambria Math" w:hAnsi="Cambria Math" w:cstheme="majorBidi"/>
                  <w:sz w:val="20"/>
                  <w:szCs w:val="20"/>
                </w:rPr>
                <m:t>r</m:t>
              </m:r>
            </w:del>
          </m:sup>
        </m:sSubSup>
        <w:del w:id="1388" w:author="ankit bhatia" w:date="2016-12-12T11:31:00Z">
          <m:r>
            <m:rPr>
              <m:sty m:val="p"/>
            </m:rPr>
            <w:rPr>
              <w:rFonts w:ascii="Cambria Math" w:hAnsi="Cambria Math" w:cstheme="majorBidi"/>
              <w:sz w:val="20"/>
              <w:szCs w:val="20"/>
            </w:rPr>
            <m:t>+</m:t>
          </m:r>
        </w:del>
        <m:sSub>
          <m:sSubPr>
            <m:ctrlPr>
              <w:del w:id="1389" w:author="ankit bhatia" w:date="2016-12-12T11:31:00Z">
                <w:rPr>
                  <w:rFonts w:ascii="Cambria Math" w:hAnsi="Cambria Math" w:cstheme="majorBidi"/>
                  <w:sz w:val="20"/>
                  <w:szCs w:val="20"/>
                </w:rPr>
              </w:del>
            </m:ctrlPr>
          </m:sSubPr>
          <m:e>
            <w:del w:id="1390" w:author="ankit bhatia" w:date="2016-12-12T11:31:00Z">
              <m:r>
                <w:rPr>
                  <w:rFonts w:ascii="Cambria Math" w:hAnsi="Cambria Math" w:cstheme="majorBidi"/>
                  <w:sz w:val="20"/>
                  <w:szCs w:val="20"/>
                </w:rPr>
                <m:t>X</m:t>
              </m:r>
            </w:del>
          </m:e>
          <m:sub>
            <w:del w:id="1391" w:author="ankit bhatia" w:date="2016-12-12T11:31:00Z">
              <m:r>
                <w:rPr>
                  <w:rFonts w:ascii="Cambria Math" w:hAnsi="Cambria Math" w:cstheme="majorBidi"/>
                  <w:sz w:val="20"/>
                  <w:szCs w:val="20"/>
                </w:rPr>
                <m:t>mq</m:t>
              </m:r>
            </w:del>
          </m:sub>
        </m:sSub>
        <w:del w:id="1392" w:author="ankit bhatia" w:date="2016-12-12T11:31:00Z">
          <m:r>
            <w:rPr>
              <w:rFonts w:ascii="Cambria Math" w:hAnsi="Cambria Math" w:cstheme="majorBidi"/>
              <w:sz w:val="20"/>
              <w:szCs w:val="20"/>
            </w:rPr>
            <m:t>(</m:t>
          </m:r>
        </w:del>
        <m:sSubSup>
          <m:sSubSupPr>
            <m:ctrlPr>
              <w:del w:id="1393" w:author="ankit bhatia" w:date="2016-12-12T11:31:00Z">
                <w:rPr>
                  <w:rFonts w:ascii="Cambria Math" w:hAnsi="Cambria Math" w:cstheme="majorBidi"/>
                  <w:sz w:val="20"/>
                  <w:szCs w:val="20"/>
                </w:rPr>
              </w:del>
            </m:ctrlPr>
          </m:sSubSupPr>
          <m:e>
            <w:del w:id="1394" w:author="ankit bhatia" w:date="2016-12-12T11:31:00Z">
              <m:r>
                <w:rPr>
                  <w:rFonts w:ascii="Cambria Math" w:hAnsi="Cambria Math" w:cstheme="majorBidi"/>
                  <w:sz w:val="20"/>
                  <w:szCs w:val="20"/>
                </w:rPr>
                <m:t>i</m:t>
              </m:r>
            </w:del>
          </m:e>
          <m:sub>
            <w:del w:id="1395" w:author="ankit bhatia" w:date="2016-12-12T11:31:00Z">
              <m:r>
                <w:rPr>
                  <w:rFonts w:ascii="Cambria Math" w:hAnsi="Cambria Math" w:cstheme="majorBidi"/>
                  <w:sz w:val="20"/>
                  <w:szCs w:val="20"/>
                </w:rPr>
                <m:t>qs</m:t>
              </m:r>
            </w:del>
          </m:sub>
          <m:sup>
            <w:del w:id="1396" w:author="ankit bhatia" w:date="2016-12-12T11:31:00Z">
              <m:r>
                <w:rPr>
                  <w:rFonts w:ascii="Cambria Math" w:hAnsi="Cambria Math" w:cstheme="majorBidi"/>
                  <w:sz w:val="20"/>
                  <w:szCs w:val="20"/>
                </w:rPr>
                <m:t>r</m:t>
              </m:r>
            </w:del>
          </m:sup>
        </m:sSubSup>
        <w:del w:id="1397" w:author="ankit bhatia" w:date="2016-12-12T11:31:00Z">
          <m:r>
            <w:rPr>
              <w:rFonts w:ascii="Cambria Math" w:hAnsi="Cambria Math" w:cstheme="majorBidi"/>
              <w:sz w:val="20"/>
              <w:szCs w:val="20"/>
            </w:rPr>
            <m:t xml:space="preserve">+ </m:t>
          </m:r>
        </w:del>
        <m:sSubSup>
          <m:sSubSupPr>
            <m:ctrlPr>
              <w:del w:id="1398" w:author="ankit bhatia" w:date="2016-12-12T11:31:00Z">
                <w:rPr>
                  <w:rFonts w:ascii="Cambria Math" w:hAnsi="Cambria Math" w:cstheme="majorBidi"/>
                  <w:sz w:val="20"/>
                  <w:szCs w:val="20"/>
                </w:rPr>
              </w:del>
            </m:ctrlPr>
          </m:sSubSupPr>
          <m:e>
            <w:del w:id="1399" w:author="ankit bhatia" w:date="2016-12-12T11:31:00Z">
              <m:r>
                <w:rPr>
                  <w:rFonts w:ascii="Cambria Math" w:hAnsi="Cambria Math" w:cstheme="majorBidi"/>
                  <w:sz w:val="20"/>
                  <w:szCs w:val="20"/>
                </w:rPr>
                <m:t>i</m:t>
              </m:r>
            </w:del>
          </m:e>
          <m:sub>
            <w:del w:id="1400" w:author="ankit bhatia" w:date="2016-12-12T11:31:00Z">
              <m:r>
                <w:rPr>
                  <w:rFonts w:ascii="Cambria Math" w:hAnsi="Cambria Math" w:cstheme="majorBidi"/>
                  <w:sz w:val="20"/>
                  <w:szCs w:val="20"/>
                </w:rPr>
                <m:t>kq1</m:t>
              </m:r>
            </w:del>
          </m:sub>
          <m:sup>
            <w:del w:id="1401" w:author="ankit bhatia" w:date="2016-12-12T11:31:00Z">
              <m:r>
                <w:rPr>
                  <w:rFonts w:ascii="Cambria Math" w:hAnsi="Cambria Math" w:cstheme="majorBidi"/>
                  <w:sz w:val="20"/>
                  <w:szCs w:val="20"/>
                </w:rPr>
                <m:t>'r</m:t>
              </m:r>
            </w:del>
          </m:sup>
        </m:sSubSup>
      </m:oMath>
      <w:r w:rsidR="00686065">
        <w:rPr>
          <w:rFonts w:ascii="Times New Roman" w:eastAsiaTheme="minorEastAsia" w:hAnsi="Times New Roman" w:cs="Times New Roman"/>
          <w:sz w:val="20"/>
          <w:szCs w:val="20"/>
        </w:rPr>
        <w:t>+</w:t>
      </w:r>
      <m:oMath>
        <m:sSubSup>
          <m:sSubSupPr>
            <m:ctrlPr>
              <w:del w:id="1402" w:author="ankit bhatia" w:date="2016-12-12T11:31:00Z">
                <w:rPr>
                  <w:rFonts w:ascii="Cambria Math" w:hAnsi="Cambria Math" w:cstheme="majorBidi"/>
                  <w:sz w:val="20"/>
                  <w:szCs w:val="20"/>
                </w:rPr>
              </w:del>
            </m:ctrlPr>
          </m:sSubSupPr>
          <m:e>
            <w:del w:id="1403" w:author="ankit bhatia" w:date="2016-12-12T11:31:00Z">
              <m:r>
                <w:rPr>
                  <w:rFonts w:ascii="Cambria Math" w:hAnsi="Cambria Math" w:cstheme="majorBidi"/>
                  <w:sz w:val="20"/>
                  <w:szCs w:val="20"/>
                </w:rPr>
                <m:t xml:space="preserve"> i</m:t>
              </m:r>
            </w:del>
          </m:e>
          <m:sub>
            <w:del w:id="1404" w:author="ankit bhatia" w:date="2016-12-12T11:31:00Z">
              <m:r>
                <w:rPr>
                  <w:rFonts w:ascii="Cambria Math" w:hAnsi="Cambria Math" w:cstheme="majorBidi"/>
                  <w:sz w:val="20"/>
                  <w:szCs w:val="20"/>
                </w:rPr>
                <m:t>kq2</m:t>
              </m:r>
            </w:del>
          </m:sub>
          <m:sup>
            <w:del w:id="1405" w:author="ankit bhatia" w:date="2016-12-12T11:31:00Z">
              <m:r>
                <w:rPr>
                  <w:rFonts w:ascii="Cambria Math" w:hAnsi="Cambria Math" w:cstheme="majorBidi"/>
                  <w:sz w:val="20"/>
                  <w:szCs w:val="20"/>
                </w:rPr>
                <m:t>'r</m:t>
              </m:r>
            </w:del>
          </m:sup>
        </m:sSubSup>
        <w:del w:id="1406" w:author="ankit bhatia" w:date="2016-12-12T11:31:00Z">
          <m:r>
            <w:rPr>
              <w:rFonts w:ascii="Cambria Math" w:hAnsi="Cambria Math" w:cstheme="majorBidi"/>
              <w:sz w:val="20"/>
              <w:szCs w:val="20"/>
            </w:rPr>
            <m:t>)</m:t>
          </m:r>
        </w:del>
      </m:oMath>
      <w:r w:rsidR="00686065">
        <w:rPr>
          <w:rFonts w:ascii="Times New Roman" w:eastAsiaTheme="minorEastAsia" w:hAnsi="Times New Roman" w:cs="Times New Roman"/>
          <w:sz w:val="20"/>
          <w:szCs w:val="20"/>
        </w:rPr>
        <w:tab/>
        <w:t xml:space="preserve">        (8)</w:t>
      </w:r>
    </w:p>
    <w:p w:rsidR="00FF5EAA" w:rsidRDefault="00E1327A" w:rsidP="00686065">
      <w:pPr>
        <w:rPr>
          <w:del w:id="1407" w:author="ankit bhatia" w:date="2016-12-12T11:31:00Z"/>
          <w:rFonts w:ascii="Times New Roman" w:eastAsiaTheme="minorEastAsia" w:hAnsi="Times New Roman" w:cs="Times New Roman"/>
          <w:sz w:val="20"/>
          <w:szCs w:val="20"/>
        </w:rPr>
      </w:pPr>
      <m:oMath>
        <m:sSubSup>
          <m:sSubSupPr>
            <m:ctrlPr>
              <w:del w:id="1408" w:author="ankit bhatia" w:date="2016-12-12T11:31:00Z">
                <w:rPr>
                  <w:rFonts w:ascii="Cambria Math" w:hAnsi="Cambria Math" w:cstheme="majorBidi"/>
                  <w:sz w:val="20"/>
                  <w:szCs w:val="20"/>
                </w:rPr>
              </w:del>
            </m:ctrlPr>
          </m:sSubSupPr>
          <m:e>
            <w:del w:id="1409" w:author="ankit bhatia" w:date="2016-12-12T11:31:00Z">
              <m:r>
                <w:rPr>
                  <w:rFonts w:ascii="Cambria Math" w:hAnsi="Cambria Math" w:cstheme="majorBidi"/>
                  <w:sz w:val="20"/>
                  <w:szCs w:val="20"/>
                </w:rPr>
                <m:t>ψ</m:t>
              </m:r>
            </w:del>
            <m:ctrlPr>
              <w:del w:id="1410" w:author="ankit bhatia" w:date="2016-12-12T11:31:00Z">
                <w:rPr>
                  <w:rFonts w:ascii="Cambria Math" w:hAnsi="Cambria Math" w:cstheme="majorBidi"/>
                  <w:i/>
                  <w:sz w:val="20"/>
                  <w:szCs w:val="20"/>
                </w:rPr>
              </w:del>
            </m:ctrlPr>
          </m:e>
          <m:sub>
            <w:del w:id="1411" w:author="ankit bhatia" w:date="2016-12-12T11:31:00Z">
              <m:r>
                <w:rPr>
                  <w:rFonts w:ascii="Cambria Math" w:hAnsi="Cambria Math" w:cstheme="majorBidi"/>
                  <w:sz w:val="20"/>
                  <w:szCs w:val="20"/>
                </w:rPr>
                <m:t>ds</m:t>
              </m:r>
            </w:del>
          </m:sub>
          <m:sup>
            <w:del w:id="1412" w:author="ankit bhatia" w:date="2016-12-12T11:31:00Z">
              <m:r>
                <w:rPr>
                  <w:rFonts w:ascii="Cambria Math" w:hAnsi="Cambria Math" w:cstheme="majorBidi"/>
                  <w:sz w:val="20"/>
                  <w:szCs w:val="20"/>
                </w:rPr>
                <m:t>r</m:t>
              </m:r>
            </w:del>
          </m:sup>
        </m:sSubSup>
        <w:del w:id="1413" w:author="ankit bhatia" w:date="2016-12-12T11:31:00Z">
          <m:r>
            <m:rPr>
              <m:sty m:val="p"/>
            </m:rPr>
            <w:rPr>
              <w:rFonts w:ascii="Cambria Math" w:hAnsi="Cambria Math" w:cstheme="majorBidi"/>
              <w:sz w:val="20"/>
              <w:szCs w:val="20"/>
            </w:rPr>
            <m:t>=</m:t>
          </m:r>
        </w:del>
        <m:sSub>
          <m:sSubPr>
            <m:ctrlPr>
              <w:del w:id="1414" w:author="ankit bhatia" w:date="2016-12-12T11:31:00Z">
                <w:rPr>
                  <w:rFonts w:ascii="Cambria Math" w:hAnsi="Cambria Math" w:cstheme="majorBidi"/>
                  <w:sz w:val="20"/>
                  <w:szCs w:val="20"/>
                </w:rPr>
              </w:del>
            </m:ctrlPr>
          </m:sSubPr>
          <m:e>
            <w:del w:id="1415" w:author="ankit bhatia" w:date="2016-12-12T11:31:00Z">
              <m:r>
                <w:rPr>
                  <w:rFonts w:ascii="Cambria Math" w:hAnsi="Cambria Math" w:cstheme="majorBidi"/>
                  <w:sz w:val="20"/>
                  <w:szCs w:val="20"/>
                </w:rPr>
                <m:t>X</m:t>
              </m:r>
            </w:del>
          </m:e>
          <m:sub>
            <w:del w:id="1416" w:author="ankit bhatia" w:date="2016-12-12T11:31:00Z">
              <m:r>
                <w:rPr>
                  <w:rFonts w:ascii="Cambria Math" w:hAnsi="Cambria Math" w:cstheme="majorBidi"/>
                  <w:sz w:val="20"/>
                  <w:szCs w:val="20"/>
                </w:rPr>
                <m:t>ls</m:t>
              </m:r>
            </w:del>
          </m:sub>
        </m:sSub>
        <m:sSubSup>
          <m:sSubSupPr>
            <m:ctrlPr>
              <w:del w:id="1417" w:author="ankit bhatia" w:date="2016-12-12T11:31:00Z">
                <w:rPr>
                  <w:rFonts w:ascii="Cambria Math" w:hAnsi="Cambria Math" w:cstheme="majorBidi"/>
                  <w:sz w:val="20"/>
                  <w:szCs w:val="20"/>
                </w:rPr>
              </w:del>
            </m:ctrlPr>
          </m:sSubSupPr>
          <m:e>
            <w:del w:id="1418" w:author="ankit bhatia" w:date="2016-12-12T11:31:00Z">
              <m:r>
                <w:rPr>
                  <w:rFonts w:ascii="Cambria Math" w:hAnsi="Cambria Math" w:cstheme="majorBidi"/>
                  <w:sz w:val="20"/>
                  <w:szCs w:val="20"/>
                </w:rPr>
                <m:t>i</m:t>
              </m:r>
            </w:del>
          </m:e>
          <m:sub>
            <w:del w:id="1419" w:author="ankit bhatia" w:date="2016-12-12T11:31:00Z">
              <m:r>
                <w:rPr>
                  <w:rFonts w:ascii="Cambria Math" w:hAnsi="Cambria Math" w:cstheme="majorBidi"/>
                  <w:sz w:val="20"/>
                  <w:szCs w:val="20"/>
                </w:rPr>
                <m:t>ds</m:t>
              </m:r>
            </w:del>
          </m:sub>
          <m:sup>
            <w:del w:id="1420" w:author="ankit bhatia" w:date="2016-12-12T11:31:00Z">
              <m:r>
                <w:rPr>
                  <w:rFonts w:ascii="Cambria Math" w:hAnsi="Cambria Math" w:cstheme="majorBidi"/>
                  <w:sz w:val="20"/>
                  <w:szCs w:val="20"/>
                </w:rPr>
                <m:t>r</m:t>
              </m:r>
            </w:del>
          </m:sup>
        </m:sSubSup>
        <w:del w:id="1421" w:author="ankit bhatia" w:date="2016-12-12T11:31:00Z">
          <m:r>
            <m:rPr>
              <m:sty m:val="p"/>
            </m:rPr>
            <w:rPr>
              <w:rFonts w:ascii="Cambria Math" w:hAnsi="Cambria Math" w:cstheme="majorBidi"/>
              <w:sz w:val="20"/>
              <w:szCs w:val="20"/>
            </w:rPr>
            <m:t>+</m:t>
          </m:r>
        </w:del>
        <m:sSub>
          <m:sSubPr>
            <m:ctrlPr>
              <w:del w:id="1422" w:author="ankit bhatia" w:date="2016-12-12T11:31:00Z">
                <w:rPr>
                  <w:rFonts w:ascii="Cambria Math" w:hAnsi="Cambria Math" w:cstheme="majorBidi"/>
                  <w:sz w:val="20"/>
                  <w:szCs w:val="20"/>
                </w:rPr>
              </w:del>
            </m:ctrlPr>
          </m:sSubPr>
          <m:e>
            <w:del w:id="1423" w:author="ankit bhatia" w:date="2016-12-12T11:31:00Z">
              <m:r>
                <w:rPr>
                  <w:rFonts w:ascii="Cambria Math" w:hAnsi="Cambria Math" w:cstheme="majorBidi"/>
                  <w:sz w:val="20"/>
                  <w:szCs w:val="20"/>
                </w:rPr>
                <m:t>X</m:t>
              </m:r>
            </w:del>
          </m:e>
          <m:sub>
            <w:del w:id="1424" w:author="ankit bhatia" w:date="2016-12-12T11:31:00Z">
              <m:r>
                <w:rPr>
                  <w:rFonts w:ascii="Cambria Math" w:hAnsi="Cambria Math" w:cstheme="majorBidi"/>
                  <w:sz w:val="20"/>
                  <w:szCs w:val="20"/>
                </w:rPr>
                <m:t>md</m:t>
              </m:r>
            </w:del>
          </m:sub>
        </m:sSub>
        <w:del w:id="1425" w:author="ankit bhatia" w:date="2016-12-12T11:31:00Z">
          <m:r>
            <w:rPr>
              <w:rFonts w:ascii="Cambria Math" w:hAnsi="Cambria Math" w:cstheme="majorBidi"/>
              <w:sz w:val="20"/>
              <w:szCs w:val="20"/>
            </w:rPr>
            <m:t>(</m:t>
          </m:r>
        </w:del>
        <m:sSubSup>
          <m:sSubSupPr>
            <m:ctrlPr>
              <w:del w:id="1426" w:author="ankit bhatia" w:date="2016-12-12T11:31:00Z">
                <w:rPr>
                  <w:rFonts w:ascii="Cambria Math" w:hAnsi="Cambria Math" w:cstheme="majorBidi"/>
                  <w:sz w:val="20"/>
                  <w:szCs w:val="20"/>
                </w:rPr>
              </w:del>
            </m:ctrlPr>
          </m:sSubSupPr>
          <m:e>
            <w:del w:id="1427" w:author="ankit bhatia" w:date="2016-12-12T11:31:00Z">
              <m:r>
                <w:rPr>
                  <w:rFonts w:ascii="Cambria Math" w:hAnsi="Cambria Math" w:cstheme="majorBidi"/>
                  <w:sz w:val="20"/>
                  <w:szCs w:val="20"/>
                </w:rPr>
                <m:t>i</m:t>
              </m:r>
            </w:del>
          </m:e>
          <m:sub>
            <w:del w:id="1428" w:author="ankit bhatia" w:date="2016-12-12T11:31:00Z">
              <m:r>
                <w:rPr>
                  <w:rFonts w:ascii="Cambria Math" w:hAnsi="Cambria Math" w:cstheme="majorBidi"/>
                  <w:sz w:val="20"/>
                  <w:szCs w:val="20"/>
                </w:rPr>
                <m:t>ds</m:t>
              </m:r>
            </w:del>
          </m:sub>
          <m:sup>
            <w:del w:id="1429" w:author="ankit bhatia" w:date="2016-12-12T11:31:00Z">
              <m:r>
                <w:rPr>
                  <w:rFonts w:ascii="Cambria Math" w:hAnsi="Cambria Math" w:cstheme="majorBidi"/>
                  <w:sz w:val="20"/>
                  <w:szCs w:val="20"/>
                </w:rPr>
                <m:t>r</m:t>
              </m:r>
            </w:del>
          </m:sup>
        </m:sSubSup>
        <w:del w:id="1430" w:author="ankit bhatia" w:date="2016-12-12T11:31:00Z">
          <m:r>
            <w:rPr>
              <w:rFonts w:ascii="Cambria Math" w:hAnsi="Cambria Math" w:cstheme="majorBidi"/>
              <w:sz w:val="20"/>
              <w:szCs w:val="20"/>
            </w:rPr>
            <m:t xml:space="preserve">+ </m:t>
          </m:r>
        </w:del>
        <m:sSubSup>
          <m:sSubSupPr>
            <m:ctrlPr>
              <w:del w:id="1431" w:author="ankit bhatia" w:date="2016-12-12T11:31:00Z">
                <w:rPr>
                  <w:rFonts w:ascii="Cambria Math" w:hAnsi="Cambria Math" w:cstheme="majorBidi"/>
                  <w:sz w:val="20"/>
                  <w:szCs w:val="20"/>
                </w:rPr>
              </w:del>
            </m:ctrlPr>
          </m:sSubSupPr>
          <m:e>
            <w:del w:id="1432" w:author="ankit bhatia" w:date="2016-12-12T11:31:00Z">
              <m:r>
                <w:rPr>
                  <w:rFonts w:ascii="Cambria Math" w:hAnsi="Cambria Math" w:cstheme="majorBidi"/>
                  <w:sz w:val="20"/>
                  <w:szCs w:val="20"/>
                </w:rPr>
                <m:t>i</m:t>
              </m:r>
            </w:del>
          </m:e>
          <m:sub>
            <w:del w:id="1433" w:author="ankit bhatia" w:date="2016-12-12T11:31:00Z">
              <m:r>
                <w:rPr>
                  <w:rFonts w:ascii="Cambria Math" w:hAnsi="Cambria Math" w:cstheme="majorBidi"/>
                  <w:sz w:val="20"/>
                  <w:szCs w:val="20"/>
                </w:rPr>
                <m:t>fd</m:t>
              </m:r>
            </w:del>
          </m:sub>
          <m:sup>
            <w:del w:id="1434" w:author="ankit bhatia" w:date="2016-12-12T11:31:00Z">
              <m:r>
                <w:rPr>
                  <w:rFonts w:ascii="Cambria Math" w:hAnsi="Cambria Math" w:cstheme="majorBidi"/>
                  <w:sz w:val="20"/>
                  <w:szCs w:val="20"/>
                </w:rPr>
                <m:t>'r</m:t>
              </m:r>
            </w:del>
          </m:sup>
        </m:sSubSup>
      </m:oMath>
      <w:r w:rsidR="00686065">
        <w:rPr>
          <w:rFonts w:ascii="Times New Roman" w:eastAsiaTheme="minorEastAsia" w:hAnsi="Times New Roman" w:cs="Times New Roman"/>
          <w:sz w:val="20"/>
          <w:szCs w:val="20"/>
        </w:rPr>
        <w:t>+</w:t>
      </w:r>
      <m:oMath>
        <m:sSubSup>
          <m:sSubSupPr>
            <m:ctrlPr>
              <w:del w:id="1435" w:author="ankit bhatia" w:date="2016-12-12T11:31:00Z">
                <w:rPr>
                  <w:rFonts w:ascii="Cambria Math" w:hAnsi="Cambria Math" w:cstheme="majorBidi"/>
                  <w:sz w:val="20"/>
                  <w:szCs w:val="20"/>
                </w:rPr>
              </w:del>
            </m:ctrlPr>
          </m:sSubSupPr>
          <m:e>
            <w:del w:id="1436" w:author="ankit bhatia" w:date="2016-12-12T11:31:00Z">
              <m:r>
                <w:rPr>
                  <w:rFonts w:ascii="Cambria Math" w:hAnsi="Cambria Math" w:cstheme="majorBidi"/>
                  <w:sz w:val="20"/>
                  <w:szCs w:val="20"/>
                </w:rPr>
                <m:t xml:space="preserve"> i</m:t>
              </m:r>
            </w:del>
          </m:e>
          <m:sub>
            <w:del w:id="1437" w:author="ankit bhatia" w:date="2016-12-12T11:31:00Z">
              <m:r>
                <w:rPr>
                  <w:rFonts w:ascii="Cambria Math" w:hAnsi="Cambria Math" w:cstheme="majorBidi"/>
                  <w:sz w:val="20"/>
                  <w:szCs w:val="20"/>
                </w:rPr>
                <m:t>kd</m:t>
              </m:r>
            </w:del>
          </m:sub>
          <m:sup>
            <w:del w:id="1438" w:author="ankit bhatia" w:date="2016-12-12T11:31:00Z">
              <m:r>
                <w:rPr>
                  <w:rFonts w:ascii="Cambria Math" w:hAnsi="Cambria Math" w:cstheme="majorBidi"/>
                  <w:sz w:val="20"/>
                  <w:szCs w:val="20"/>
                </w:rPr>
                <m:t>'r</m:t>
              </m:r>
            </w:del>
          </m:sup>
        </m:sSubSup>
        <w:del w:id="1439" w:author="ankit bhatia" w:date="2016-12-12T11:31:00Z">
          <m:r>
            <w:rPr>
              <w:rFonts w:ascii="Cambria Math" w:hAnsi="Cambria Math" w:cstheme="majorBidi"/>
              <w:sz w:val="20"/>
              <w:szCs w:val="20"/>
            </w:rPr>
            <m:t>)</m:t>
          </m:r>
        </w:del>
      </m:oMath>
      <w:r w:rsidR="00686065">
        <w:rPr>
          <w:rFonts w:ascii="Times New Roman" w:eastAsiaTheme="minorEastAsia" w:hAnsi="Times New Roman" w:cs="Times New Roman"/>
          <w:sz w:val="20"/>
          <w:szCs w:val="20"/>
        </w:rPr>
        <w:tab/>
        <w:t xml:space="preserve">        (9)</w:t>
      </w:r>
    </w:p>
    <w:p w:rsidR="00FF5EAA" w:rsidRDefault="00E1327A" w:rsidP="00686065">
      <w:pPr>
        <w:rPr>
          <w:del w:id="1440" w:author="ankit bhatia" w:date="2016-12-12T11:31:00Z"/>
          <w:rFonts w:ascii="Times New Roman" w:eastAsiaTheme="minorEastAsia" w:hAnsi="Times New Roman" w:cs="Times New Roman"/>
          <w:sz w:val="20"/>
          <w:szCs w:val="20"/>
        </w:rPr>
      </w:pPr>
      <m:oMath>
        <m:sSubSup>
          <m:sSubSupPr>
            <m:ctrlPr>
              <w:del w:id="1441" w:author="ankit bhatia" w:date="2016-12-12T11:31:00Z">
                <w:rPr>
                  <w:rFonts w:ascii="Cambria Math" w:hAnsi="Cambria Math" w:cstheme="majorBidi"/>
                  <w:sz w:val="20"/>
                  <w:szCs w:val="20"/>
                </w:rPr>
              </w:del>
            </m:ctrlPr>
          </m:sSubSupPr>
          <m:e>
            <w:del w:id="1442" w:author="ankit bhatia" w:date="2016-12-12T11:31:00Z">
              <m:r>
                <w:rPr>
                  <w:rFonts w:ascii="Cambria Math" w:hAnsi="Cambria Math" w:cstheme="majorBidi"/>
                  <w:sz w:val="20"/>
                  <w:szCs w:val="20"/>
                </w:rPr>
                <m:t>ψ</m:t>
              </m:r>
            </w:del>
            <m:ctrlPr>
              <w:del w:id="1443" w:author="ankit bhatia" w:date="2016-12-12T11:31:00Z">
                <w:rPr>
                  <w:rFonts w:ascii="Cambria Math" w:hAnsi="Cambria Math" w:cstheme="majorBidi"/>
                  <w:i/>
                  <w:sz w:val="20"/>
                  <w:szCs w:val="20"/>
                </w:rPr>
              </w:del>
            </m:ctrlPr>
          </m:e>
          <m:sub>
            <w:del w:id="1444" w:author="ankit bhatia" w:date="2016-12-12T11:31:00Z">
              <m:r>
                <w:rPr>
                  <w:rFonts w:ascii="Cambria Math" w:hAnsi="Cambria Math" w:cstheme="majorBidi"/>
                  <w:sz w:val="20"/>
                  <w:szCs w:val="20"/>
                </w:rPr>
                <m:t>0s</m:t>
              </m:r>
            </w:del>
          </m:sub>
          <m:sup>
            <w:del w:id="1445" w:author="ankit bhatia" w:date="2016-12-12T11:31:00Z">
              <m:r>
                <w:rPr>
                  <w:rFonts w:ascii="Cambria Math" w:hAnsi="Cambria Math" w:cstheme="majorBidi"/>
                  <w:sz w:val="20"/>
                  <w:szCs w:val="20"/>
                </w:rPr>
                <m:t>r</m:t>
              </m:r>
            </w:del>
          </m:sup>
        </m:sSubSup>
        <w:del w:id="1446" w:author="ankit bhatia" w:date="2016-12-12T11:31:00Z">
          <m:r>
            <m:rPr>
              <m:sty m:val="p"/>
            </m:rPr>
            <w:rPr>
              <w:rFonts w:ascii="Cambria Math" w:hAnsi="Cambria Math" w:cstheme="majorBidi"/>
              <w:sz w:val="20"/>
              <w:szCs w:val="20"/>
            </w:rPr>
            <m:t>=</m:t>
          </m:r>
        </w:del>
        <m:sSub>
          <m:sSubPr>
            <m:ctrlPr>
              <w:del w:id="1447" w:author="ankit bhatia" w:date="2016-12-12T11:31:00Z">
                <w:rPr>
                  <w:rFonts w:ascii="Cambria Math" w:hAnsi="Cambria Math" w:cstheme="majorBidi"/>
                  <w:sz w:val="20"/>
                  <w:szCs w:val="20"/>
                </w:rPr>
              </w:del>
            </m:ctrlPr>
          </m:sSubPr>
          <m:e>
            <w:del w:id="1448" w:author="ankit bhatia" w:date="2016-12-12T11:31:00Z">
              <m:r>
                <w:rPr>
                  <w:rFonts w:ascii="Cambria Math" w:hAnsi="Cambria Math" w:cstheme="majorBidi"/>
                  <w:sz w:val="20"/>
                  <w:szCs w:val="20"/>
                </w:rPr>
                <m:t>X</m:t>
              </m:r>
            </w:del>
          </m:e>
          <m:sub>
            <w:del w:id="1449" w:author="ankit bhatia" w:date="2016-12-12T11:31:00Z">
              <m:r>
                <w:rPr>
                  <w:rFonts w:ascii="Cambria Math" w:hAnsi="Cambria Math" w:cstheme="majorBidi"/>
                  <w:sz w:val="20"/>
                  <w:szCs w:val="20"/>
                </w:rPr>
                <m:t>ls</m:t>
              </m:r>
            </w:del>
          </m:sub>
        </m:sSub>
        <m:sSub>
          <m:sSubPr>
            <m:ctrlPr>
              <w:del w:id="1450" w:author="ankit bhatia" w:date="2016-12-12T11:31:00Z">
                <w:rPr>
                  <w:rFonts w:ascii="Cambria Math" w:hAnsi="Cambria Math" w:cstheme="majorBidi"/>
                  <w:sz w:val="20"/>
                  <w:szCs w:val="20"/>
                </w:rPr>
              </w:del>
            </m:ctrlPr>
          </m:sSubPr>
          <m:e>
            <w:del w:id="1451" w:author="ankit bhatia" w:date="2016-12-12T11:31:00Z">
              <m:r>
                <w:rPr>
                  <w:rFonts w:ascii="Cambria Math" w:hAnsi="Cambria Math" w:cstheme="majorBidi"/>
                  <w:sz w:val="20"/>
                  <w:szCs w:val="20"/>
                </w:rPr>
                <m:t>i</m:t>
              </m:r>
            </w:del>
          </m:e>
          <m:sub>
            <w:del w:id="1452" w:author="ankit bhatia" w:date="2016-12-12T11:31:00Z">
              <m:r>
                <w:rPr>
                  <w:rFonts w:ascii="Cambria Math" w:hAnsi="Cambria Math" w:cstheme="majorBidi"/>
                  <w:sz w:val="20"/>
                  <w:szCs w:val="20"/>
                </w:rPr>
                <m:t>0s</m:t>
              </m:r>
            </w:del>
          </m:sub>
        </m:sSub>
      </m:oMath>
      <w:r w:rsidR="00FF5EAA">
        <w:rPr>
          <w:rFonts w:ascii="Times New Roman" w:eastAsiaTheme="minorEastAsia" w:hAnsi="Times New Roman" w:cs="Times New Roman"/>
          <w:sz w:val="20"/>
          <w:szCs w:val="20"/>
        </w:rPr>
        <w:tab/>
      </w:r>
      <w:del w:id="1453" w:author="ankit bhatia" w:date="2016-12-12T11:31:00Z">
        <w:r w:rsidR="00FF5EAA">
          <w:rPr>
            <w:rFonts w:ascii="Times New Roman" w:eastAsiaTheme="minorEastAsia" w:hAnsi="Times New Roman" w:cs="Times New Roman"/>
            <w:sz w:val="20"/>
            <w:szCs w:val="20"/>
          </w:rPr>
          <w:tab/>
        </w:r>
        <w:r w:rsidR="00FF5EAA">
          <w:rPr>
            <w:rFonts w:ascii="Times New Roman" w:eastAsiaTheme="minorEastAsia" w:hAnsi="Times New Roman" w:cs="Times New Roman"/>
            <w:sz w:val="20"/>
            <w:szCs w:val="20"/>
          </w:rPr>
          <w:tab/>
        </w:r>
        <w:r w:rsidR="00FF5EAA">
          <w:rPr>
            <w:rFonts w:ascii="Times New Roman" w:eastAsiaTheme="minorEastAsia" w:hAnsi="Times New Roman" w:cs="Times New Roman"/>
            <w:sz w:val="20"/>
            <w:szCs w:val="20"/>
          </w:rPr>
          <w:tab/>
          <w:delText xml:space="preserve">       (10)</w:delText>
        </w:r>
      </w:del>
    </w:p>
    <w:p w:rsidR="00FF5EAA" w:rsidRDefault="00E1327A" w:rsidP="00FF5EAA">
      <w:pPr>
        <w:rPr>
          <w:del w:id="1454" w:author="ankit bhatia" w:date="2016-12-12T11:31:00Z"/>
          <w:rFonts w:ascii="Times New Roman" w:eastAsiaTheme="minorEastAsia" w:hAnsi="Times New Roman" w:cs="Times New Roman"/>
          <w:sz w:val="20"/>
          <w:szCs w:val="20"/>
        </w:rPr>
      </w:pPr>
      <m:oMath>
        <m:sSubSup>
          <m:sSubSupPr>
            <m:ctrlPr>
              <w:del w:id="1455" w:author="ankit bhatia" w:date="2016-12-12T11:31:00Z">
                <w:rPr>
                  <w:rFonts w:ascii="Cambria Math" w:hAnsi="Cambria Math" w:cstheme="majorBidi"/>
                  <w:sz w:val="20"/>
                  <w:szCs w:val="20"/>
                </w:rPr>
              </w:del>
            </m:ctrlPr>
          </m:sSubSupPr>
          <m:e>
            <w:del w:id="1456" w:author="ankit bhatia" w:date="2016-12-12T11:31:00Z">
              <m:r>
                <w:rPr>
                  <w:rFonts w:ascii="Cambria Math" w:hAnsi="Cambria Math" w:cstheme="majorBidi"/>
                  <w:sz w:val="20"/>
                  <w:szCs w:val="20"/>
                </w:rPr>
                <m:t>ψ</m:t>
              </m:r>
            </w:del>
            <m:ctrlPr>
              <w:del w:id="1457" w:author="ankit bhatia" w:date="2016-12-12T11:31:00Z">
                <w:rPr>
                  <w:rFonts w:ascii="Cambria Math" w:hAnsi="Cambria Math" w:cstheme="majorBidi"/>
                  <w:i/>
                  <w:sz w:val="20"/>
                  <w:szCs w:val="20"/>
                </w:rPr>
              </w:del>
            </m:ctrlPr>
          </m:e>
          <m:sub>
            <w:del w:id="1458" w:author="ankit bhatia" w:date="2016-12-12T11:31:00Z">
              <m:r>
                <w:rPr>
                  <w:rFonts w:ascii="Cambria Math" w:hAnsi="Cambria Math" w:cstheme="majorBidi"/>
                  <w:sz w:val="20"/>
                  <w:szCs w:val="20"/>
                </w:rPr>
                <m:t>kq1</m:t>
              </m:r>
            </w:del>
          </m:sub>
          <m:sup>
            <w:del w:id="1459" w:author="ankit bhatia" w:date="2016-12-12T11:31:00Z">
              <m:r>
                <w:rPr>
                  <w:rFonts w:ascii="Cambria Math" w:hAnsi="Cambria Math" w:cstheme="majorBidi"/>
                  <w:sz w:val="20"/>
                  <w:szCs w:val="20"/>
                </w:rPr>
                <m:t>'r</m:t>
              </m:r>
            </w:del>
          </m:sup>
        </m:sSubSup>
        <w:del w:id="1460" w:author="ankit bhatia" w:date="2016-12-12T11:31:00Z">
          <m:r>
            <m:rPr>
              <m:sty m:val="p"/>
            </m:rPr>
            <w:rPr>
              <w:rFonts w:ascii="Cambria Math" w:hAnsi="Cambria Math" w:cstheme="majorBidi"/>
              <w:sz w:val="20"/>
              <w:szCs w:val="20"/>
            </w:rPr>
            <m:t>=</m:t>
          </m:r>
        </w:del>
        <m:sSubSup>
          <m:sSubSupPr>
            <m:ctrlPr>
              <w:del w:id="1461" w:author="ankit bhatia" w:date="2016-12-12T11:31:00Z">
                <w:rPr>
                  <w:rFonts w:ascii="Cambria Math" w:hAnsi="Cambria Math" w:cstheme="majorBidi"/>
                  <w:sz w:val="20"/>
                  <w:szCs w:val="20"/>
                </w:rPr>
              </w:del>
            </m:ctrlPr>
          </m:sSubSupPr>
          <m:e>
            <w:del w:id="1462" w:author="ankit bhatia" w:date="2016-12-12T11:31:00Z">
              <m:r>
                <w:rPr>
                  <w:rFonts w:ascii="Cambria Math" w:hAnsi="Cambria Math" w:cstheme="majorBidi"/>
                  <w:sz w:val="20"/>
                  <w:szCs w:val="20"/>
                </w:rPr>
                <m:t>X</m:t>
              </m:r>
            </w:del>
          </m:e>
          <m:sub>
            <w:del w:id="1463" w:author="ankit bhatia" w:date="2016-12-12T11:31:00Z">
              <m:r>
                <w:rPr>
                  <w:rFonts w:ascii="Cambria Math" w:hAnsi="Cambria Math" w:cstheme="majorBidi"/>
                  <w:sz w:val="20"/>
                  <w:szCs w:val="20"/>
                </w:rPr>
                <m:t>lkq1</m:t>
              </m:r>
            </w:del>
          </m:sub>
          <m:sup>
            <w:del w:id="1464" w:author="ankit bhatia" w:date="2016-12-12T11:31:00Z">
              <m:r>
                <w:rPr>
                  <w:rFonts w:ascii="Cambria Math" w:hAnsi="Cambria Math" w:cstheme="majorBidi"/>
                  <w:sz w:val="20"/>
                  <w:szCs w:val="20"/>
                </w:rPr>
                <m:t>'</m:t>
              </m:r>
            </w:del>
          </m:sup>
        </m:sSubSup>
        <m:sSubSup>
          <m:sSubSupPr>
            <m:ctrlPr>
              <w:del w:id="1465" w:author="ankit bhatia" w:date="2016-12-12T11:31:00Z">
                <w:rPr>
                  <w:rFonts w:ascii="Cambria Math" w:hAnsi="Cambria Math" w:cstheme="majorBidi"/>
                  <w:sz w:val="20"/>
                  <w:szCs w:val="20"/>
                </w:rPr>
              </w:del>
            </m:ctrlPr>
          </m:sSubSupPr>
          <m:e>
            <w:del w:id="1466" w:author="ankit bhatia" w:date="2016-12-12T11:31:00Z">
              <m:r>
                <w:rPr>
                  <w:rFonts w:ascii="Cambria Math" w:hAnsi="Cambria Math" w:cstheme="majorBidi"/>
                  <w:sz w:val="20"/>
                  <w:szCs w:val="20"/>
                </w:rPr>
                <m:t>i'</m:t>
              </m:r>
            </w:del>
          </m:e>
          <m:sub>
            <w:del w:id="1467" w:author="ankit bhatia" w:date="2016-12-12T11:31:00Z">
              <m:r>
                <w:rPr>
                  <w:rFonts w:ascii="Cambria Math" w:hAnsi="Cambria Math" w:cstheme="majorBidi"/>
                  <w:sz w:val="20"/>
                  <w:szCs w:val="20"/>
                </w:rPr>
                <m:t>kq1</m:t>
              </m:r>
            </w:del>
          </m:sub>
          <m:sup>
            <w:del w:id="1468" w:author="ankit bhatia" w:date="2016-12-12T11:31:00Z">
              <m:r>
                <w:rPr>
                  <w:rFonts w:ascii="Cambria Math" w:hAnsi="Cambria Math" w:cstheme="majorBidi"/>
                  <w:sz w:val="20"/>
                  <w:szCs w:val="20"/>
                </w:rPr>
                <m:t>r</m:t>
              </m:r>
            </w:del>
          </m:sup>
        </m:sSubSup>
        <w:del w:id="1469" w:author="ankit bhatia" w:date="2016-12-12T11:31:00Z">
          <m:r>
            <m:rPr>
              <m:sty m:val="p"/>
            </m:rPr>
            <w:rPr>
              <w:rFonts w:ascii="Cambria Math" w:hAnsi="Cambria Math" w:cstheme="majorBidi"/>
              <w:sz w:val="20"/>
              <w:szCs w:val="20"/>
            </w:rPr>
            <m:t>+</m:t>
          </m:r>
        </w:del>
        <m:sSub>
          <m:sSubPr>
            <m:ctrlPr>
              <w:del w:id="1470" w:author="ankit bhatia" w:date="2016-12-12T11:31:00Z">
                <w:rPr>
                  <w:rFonts w:ascii="Cambria Math" w:hAnsi="Cambria Math" w:cstheme="majorBidi"/>
                  <w:sz w:val="20"/>
                  <w:szCs w:val="20"/>
                </w:rPr>
              </w:del>
            </m:ctrlPr>
          </m:sSubPr>
          <m:e>
            <w:del w:id="1471" w:author="ankit bhatia" w:date="2016-12-12T11:31:00Z">
              <m:r>
                <w:rPr>
                  <w:rFonts w:ascii="Cambria Math" w:hAnsi="Cambria Math" w:cstheme="majorBidi"/>
                  <w:sz w:val="20"/>
                  <w:szCs w:val="20"/>
                </w:rPr>
                <m:t>X</m:t>
              </m:r>
            </w:del>
          </m:e>
          <m:sub>
            <w:del w:id="1472" w:author="ankit bhatia" w:date="2016-12-12T11:31:00Z">
              <m:r>
                <w:rPr>
                  <w:rFonts w:ascii="Cambria Math" w:hAnsi="Cambria Math" w:cstheme="majorBidi"/>
                  <w:sz w:val="20"/>
                  <w:szCs w:val="20"/>
                </w:rPr>
                <m:t>mq</m:t>
              </m:r>
            </w:del>
          </m:sub>
        </m:sSub>
        <w:del w:id="1473" w:author="ankit bhatia" w:date="2016-12-12T11:31:00Z">
          <m:r>
            <w:rPr>
              <w:rFonts w:ascii="Cambria Math" w:hAnsi="Cambria Math" w:cstheme="majorBidi"/>
              <w:sz w:val="20"/>
              <w:szCs w:val="20"/>
            </w:rPr>
            <m:t>(</m:t>
          </m:r>
        </w:del>
        <m:sSubSup>
          <m:sSubSupPr>
            <m:ctrlPr>
              <w:del w:id="1474" w:author="ankit bhatia" w:date="2016-12-12T11:31:00Z">
                <w:rPr>
                  <w:rFonts w:ascii="Cambria Math" w:hAnsi="Cambria Math" w:cstheme="majorBidi"/>
                  <w:sz w:val="20"/>
                  <w:szCs w:val="20"/>
                </w:rPr>
              </w:del>
            </m:ctrlPr>
          </m:sSubSupPr>
          <m:e>
            <w:del w:id="1475" w:author="ankit bhatia" w:date="2016-12-12T11:31:00Z">
              <m:r>
                <w:rPr>
                  <w:rFonts w:ascii="Cambria Math" w:hAnsi="Cambria Math" w:cstheme="majorBidi"/>
                  <w:sz w:val="20"/>
                  <w:szCs w:val="20"/>
                </w:rPr>
                <m:t>i</m:t>
              </m:r>
            </w:del>
          </m:e>
          <m:sub>
            <w:del w:id="1476" w:author="ankit bhatia" w:date="2016-12-12T11:31:00Z">
              <m:r>
                <w:rPr>
                  <w:rFonts w:ascii="Cambria Math" w:hAnsi="Cambria Math" w:cstheme="majorBidi"/>
                  <w:sz w:val="20"/>
                  <w:szCs w:val="20"/>
                </w:rPr>
                <m:t>qs</m:t>
              </m:r>
            </w:del>
          </m:sub>
          <m:sup>
            <w:del w:id="1477" w:author="ankit bhatia" w:date="2016-12-12T11:31:00Z">
              <m:r>
                <w:rPr>
                  <w:rFonts w:ascii="Cambria Math" w:hAnsi="Cambria Math" w:cstheme="majorBidi"/>
                  <w:sz w:val="20"/>
                  <w:szCs w:val="20"/>
                </w:rPr>
                <m:t>r</m:t>
              </m:r>
            </w:del>
          </m:sup>
        </m:sSubSup>
        <w:del w:id="1478" w:author="ankit bhatia" w:date="2016-12-12T11:31:00Z">
          <m:r>
            <w:rPr>
              <w:rFonts w:ascii="Cambria Math" w:hAnsi="Cambria Math" w:cstheme="majorBidi"/>
              <w:sz w:val="20"/>
              <w:szCs w:val="20"/>
            </w:rPr>
            <m:t xml:space="preserve">+ </m:t>
          </m:r>
        </w:del>
        <m:sSubSup>
          <m:sSubSupPr>
            <m:ctrlPr>
              <w:del w:id="1479" w:author="ankit bhatia" w:date="2016-12-12T11:31:00Z">
                <w:rPr>
                  <w:rFonts w:ascii="Cambria Math" w:hAnsi="Cambria Math" w:cstheme="majorBidi"/>
                  <w:sz w:val="20"/>
                  <w:szCs w:val="20"/>
                </w:rPr>
              </w:del>
            </m:ctrlPr>
          </m:sSubSupPr>
          <m:e>
            <w:del w:id="1480" w:author="ankit bhatia" w:date="2016-12-12T11:31:00Z">
              <m:r>
                <w:rPr>
                  <w:rFonts w:ascii="Cambria Math" w:hAnsi="Cambria Math" w:cstheme="majorBidi"/>
                  <w:sz w:val="20"/>
                  <w:szCs w:val="20"/>
                </w:rPr>
                <m:t>i</m:t>
              </m:r>
            </w:del>
          </m:e>
          <m:sub>
            <w:del w:id="1481" w:author="ankit bhatia" w:date="2016-12-12T11:31:00Z">
              <m:r>
                <w:rPr>
                  <w:rFonts w:ascii="Cambria Math" w:hAnsi="Cambria Math" w:cstheme="majorBidi"/>
                  <w:sz w:val="20"/>
                  <w:szCs w:val="20"/>
                </w:rPr>
                <m:t>kq1</m:t>
              </m:r>
            </w:del>
          </m:sub>
          <m:sup>
            <w:del w:id="1482" w:author="ankit bhatia" w:date="2016-12-12T11:31:00Z">
              <m:r>
                <w:rPr>
                  <w:rFonts w:ascii="Cambria Math" w:hAnsi="Cambria Math" w:cstheme="majorBidi"/>
                  <w:sz w:val="20"/>
                  <w:szCs w:val="20"/>
                </w:rPr>
                <m:t>'r</m:t>
              </m:r>
            </w:del>
          </m:sup>
        </m:sSubSup>
      </m:oMath>
      <w:r w:rsidR="00FF5EAA">
        <w:rPr>
          <w:rFonts w:ascii="Times New Roman" w:eastAsiaTheme="minorEastAsia" w:hAnsi="Times New Roman" w:cs="Times New Roman"/>
          <w:sz w:val="20"/>
          <w:szCs w:val="20"/>
        </w:rPr>
        <w:t>+</w:t>
      </w:r>
      <m:oMath>
        <m:sSubSup>
          <m:sSubSupPr>
            <m:ctrlPr>
              <w:del w:id="1483" w:author="ankit bhatia" w:date="2016-12-12T11:31:00Z">
                <w:rPr>
                  <w:rFonts w:ascii="Cambria Math" w:hAnsi="Cambria Math" w:cstheme="majorBidi"/>
                  <w:sz w:val="20"/>
                  <w:szCs w:val="20"/>
                </w:rPr>
              </w:del>
            </m:ctrlPr>
          </m:sSubSupPr>
          <m:e>
            <w:del w:id="1484" w:author="ankit bhatia" w:date="2016-12-12T11:31:00Z">
              <m:r>
                <w:rPr>
                  <w:rFonts w:ascii="Cambria Math" w:hAnsi="Cambria Math" w:cstheme="majorBidi"/>
                  <w:sz w:val="20"/>
                  <w:szCs w:val="20"/>
                </w:rPr>
                <m:t xml:space="preserve"> i</m:t>
              </m:r>
            </w:del>
          </m:e>
          <m:sub>
            <w:del w:id="1485" w:author="ankit bhatia" w:date="2016-12-12T11:31:00Z">
              <m:r>
                <w:rPr>
                  <w:rFonts w:ascii="Cambria Math" w:hAnsi="Cambria Math" w:cstheme="majorBidi"/>
                  <w:sz w:val="20"/>
                  <w:szCs w:val="20"/>
                </w:rPr>
                <m:t>kq2</m:t>
              </m:r>
            </w:del>
          </m:sub>
          <m:sup>
            <w:del w:id="1486" w:author="ankit bhatia" w:date="2016-12-12T11:31:00Z">
              <m:r>
                <w:rPr>
                  <w:rFonts w:ascii="Cambria Math" w:hAnsi="Cambria Math" w:cstheme="majorBidi"/>
                  <w:sz w:val="20"/>
                  <w:szCs w:val="20"/>
                </w:rPr>
                <m:t>'r</m:t>
              </m:r>
            </w:del>
          </m:sup>
        </m:sSubSup>
        <w:del w:id="1487" w:author="ankit bhatia" w:date="2016-12-12T11:31:00Z">
          <m:r>
            <w:rPr>
              <w:rFonts w:ascii="Cambria Math" w:hAnsi="Cambria Math" w:cstheme="majorBidi"/>
              <w:sz w:val="20"/>
              <w:szCs w:val="20"/>
            </w:rPr>
            <m:t>)</m:t>
          </m:r>
        </w:del>
      </m:oMath>
      <w:r w:rsidR="00FF5EAA">
        <w:rPr>
          <w:rFonts w:ascii="Times New Roman" w:eastAsiaTheme="minorEastAsia" w:hAnsi="Times New Roman" w:cs="Times New Roman"/>
          <w:sz w:val="20"/>
          <w:szCs w:val="20"/>
        </w:rPr>
        <w:t xml:space="preserve">       (11)</w:t>
      </w:r>
    </w:p>
    <w:p w:rsidR="00FF5EAA" w:rsidRDefault="00E1327A" w:rsidP="00FF5EAA">
      <w:pPr>
        <w:rPr>
          <w:del w:id="1488" w:author="ankit bhatia" w:date="2016-12-12T11:31:00Z"/>
          <w:rFonts w:ascii="Times New Roman" w:eastAsiaTheme="minorEastAsia" w:hAnsi="Times New Roman" w:cs="Times New Roman"/>
          <w:sz w:val="20"/>
          <w:szCs w:val="20"/>
        </w:rPr>
      </w:pPr>
      <m:oMath>
        <m:sSubSup>
          <m:sSubSupPr>
            <m:ctrlPr>
              <w:del w:id="1489" w:author="ankit bhatia" w:date="2016-12-12T11:31:00Z">
                <w:rPr>
                  <w:rFonts w:ascii="Cambria Math" w:hAnsi="Cambria Math" w:cstheme="majorBidi"/>
                  <w:sz w:val="20"/>
                  <w:szCs w:val="20"/>
                </w:rPr>
              </w:del>
            </m:ctrlPr>
          </m:sSubSupPr>
          <m:e>
            <w:del w:id="1490" w:author="ankit bhatia" w:date="2016-12-12T11:31:00Z">
              <m:r>
                <w:rPr>
                  <w:rFonts w:ascii="Cambria Math" w:hAnsi="Cambria Math" w:cstheme="majorBidi"/>
                  <w:sz w:val="20"/>
                  <w:szCs w:val="20"/>
                </w:rPr>
                <m:t>ψ</m:t>
              </m:r>
            </w:del>
            <m:ctrlPr>
              <w:del w:id="1491" w:author="ankit bhatia" w:date="2016-12-12T11:31:00Z">
                <w:rPr>
                  <w:rFonts w:ascii="Cambria Math" w:hAnsi="Cambria Math" w:cstheme="majorBidi"/>
                  <w:i/>
                  <w:sz w:val="20"/>
                  <w:szCs w:val="20"/>
                </w:rPr>
              </w:del>
            </m:ctrlPr>
          </m:e>
          <m:sub>
            <w:del w:id="1492" w:author="ankit bhatia" w:date="2016-12-12T11:31:00Z">
              <m:r>
                <w:rPr>
                  <w:rFonts w:ascii="Cambria Math" w:hAnsi="Cambria Math" w:cstheme="majorBidi"/>
                  <w:sz w:val="20"/>
                  <w:szCs w:val="20"/>
                </w:rPr>
                <m:t>kq2</m:t>
              </m:r>
            </w:del>
          </m:sub>
          <m:sup>
            <w:del w:id="1493" w:author="ankit bhatia" w:date="2016-12-12T11:31:00Z">
              <m:r>
                <w:rPr>
                  <w:rFonts w:ascii="Cambria Math" w:hAnsi="Cambria Math" w:cstheme="majorBidi"/>
                  <w:sz w:val="20"/>
                  <w:szCs w:val="20"/>
                </w:rPr>
                <m:t>'r</m:t>
              </m:r>
            </w:del>
          </m:sup>
        </m:sSubSup>
        <w:del w:id="1494" w:author="ankit bhatia" w:date="2016-12-12T11:31:00Z">
          <m:r>
            <m:rPr>
              <m:sty m:val="p"/>
            </m:rPr>
            <w:rPr>
              <w:rFonts w:ascii="Cambria Math" w:hAnsi="Cambria Math" w:cstheme="majorBidi"/>
              <w:sz w:val="20"/>
              <w:szCs w:val="20"/>
            </w:rPr>
            <m:t>=</m:t>
          </m:r>
        </w:del>
        <m:sSubSup>
          <m:sSubSupPr>
            <m:ctrlPr>
              <w:del w:id="1495" w:author="ankit bhatia" w:date="2016-12-12T11:31:00Z">
                <w:rPr>
                  <w:rFonts w:ascii="Cambria Math" w:hAnsi="Cambria Math" w:cstheme="majorBidi"/>
                  <w:sz w:val="20"/>
                  <w:szCs w:val="20"/>
                </w:rPr>
              </w:del>
            </m:ctrlPr>
          </m:sSubSupPr>
          <m:e>
            <w:del w:id="1496" w:author="ankit bhatia" w:date="2016-12-12T11:31:00Z">
              <m:r>
                <w:rPr>
                  <w:rFonts w:ascii="Cambria Math" w:hAnsi="Cambria Math" w:cstheme="majorBidi"/>
                  <w:sz w:val="20"/>
                  <w:szCs w:val="20"/>
                </w:rPr>
                <m:t>X</m:t>
              </m:r>
            </w:del>
          </m:e>
          <m:sub>
            <w:del w:id="1497" w:author="ankit bhatia" w:date="2016-12-12T11:31:00Z">
              <m:r>
                <w:rPr>
                  <w:rFonts w:ascii="Cambria Math" w:hAnsi="Cambria Math" w:cstheme="majorBidi"/>
                  <w:sz w:val="20"/>
                  <w:szCs w:val="20"/>
                </w:rPr>
                <m:t>lkq2</m:t>
              </m:r>
            </w:del>
          </m:sub>
          <m:sup>
            <w:del w:id="1498" w:author="ankit bhatia" w:date="2016-12-12T11:31:00Z">
              <m:r>
                <w:rPr>
                  <w:rFonts w:ascii="Cambria Math" w:hAnsi="Cambria Math" w:cstheme="majorBidi"/>
                  <w:sz w:val="20"/>
                  <w:szCs w:val="20"/>
                </w:rPr>
                <m:t>'</m:t>
              </m:r>
            </w:del>
          </m:sup>
        </m:sSubSup>
        <m:sSubSup>
          <m:sSubSupPr>
            <m:ctrlPr>
              <w:del w:id="1499" w:author="ankit bhatia" w:date="2016-12-12T11:31:00Z">
                <w:rPr>
                  <w:rFonts w:ascii="Cambria Math" w:hAnsi="Cambria Math" w:cstheme="majorBidi"/>
                  <w:sz w:val="20"/>
                  <w:szCs w:val="20"/>
                </w:rPr>
              </w:del>
            </m:ctrlPr>
          </m:sSubSupPr>
          <m:e>
            <w:del w:id="1500" w:author="ankit bhatia" w:date="2016-12-12T11:31:00Z">
              <m:r>
                <w:rPr>
                  <w:rFonts w:ascii="Cambria Math" w:hAnsi="Cambria Math" w:cstheme="majorBidi"/>
                  <w:sz w:val="20"/>
                  <w:szCs w:val="20"/>
                </w:rPr>
                <m:t>i'</m:t>
              </m:r>
            </w:del>
          </m:e>
          <m:sub>
            <w:del w:id="1501" w:author="ankit bhatia" w:date="2016-12-12T11:31:00Z">
              <m:r>
                <w:rPr>
                  <w:rFonts w:ascii="Cambria Math" w:hAnsi="Cambria Math" w:cstheme="majorBidi"/>
                  <w:sz w:val="20"/>
                  <w:szCs w:val="20"/>
                </w:rPr>
                <m:t>kq1</m:t>
              </m:r>
            </w:del>
          </m:sub>
          <m:sup>
            <w:del w:id="1502" w:author="ankit bhatia" w:date="2016-12-12T11:31:00Z">
              <m:r>
                <w:rPr>
                  <w:rFonts w:ascii="Cambria Math" w:hAnsi="Cambria Math" w:cstheme="majorBidi"/>
                  <w:sz w:val="20"/>
                  <w:szCs w:val="20"/>
                </w:rPr>
                <m:t>r</m:t>
              </m:r>
            </w:del>
          </m:sup>
        </m:sSubSup>
        <w:del w:id="1503" w:author="ankit bhatia" w:date="2016-12-12T11:31:00Z">
          <m:r>
            <m:rPr>
              <m:sty m:val="p"/>
            </m:rPr>
            <w:rPr>
              <w:rFonts w:ascii="Cambria Math" w:hAnsi="Cambria Math" w:cstheme="majorBidi"/>
              <w:sz w:val="20"/>
              <w:szCs w:val="20"/>
            </w:rPr>
            <m:t>+</m:t>
          </m:r>
        </w:del>
        <m:sSub>
          <m:sSubPr>
            <m:ctrlPr>
              <w:del w:id="1504" w:author="ankit bhatia" w:date="2016-12-12T11:31:00Z">
                <w:rPr>
                  <w:rFonts w:ascii="Cambria Math" w:hAnsi="Cambria Math" w:cstheme="majorBidi"/>
                  <w:sz w:val="20"/>
                  <w:szCs w:val="20"/>
                </w:rPr>
              </w:del>
            </m:ctrlPr>
          </m:sSubPr>
          <m:e>
            <w:del w:id="1505" w:author="ankit bhatia" w:date="2016-12-12T11:31:00Z">
              <m:r>
                <w:rPr>
                  <w:rFonts w:ascii="Cambria Math" w:hAnsi="Cambria Math" w:cstheme="majorBidi"/>
                  <w:sz w:val="20"/>
                  <w:szCs w:val="20"/>
                </w:rPr>
                <m:t>X</m:t>
              </m:r>
            </w:del>
          </m:e>
          <m:sub>
            <w:del w:id="1506" w:author="ankit bhatia" w:date="2016-12-12T11:31:00Z">
              <m:r>
                <w:rPr>
                  <w:rFonts w:ascii="Cambria Math" w:hAnsi="Cambria Math" w:cstheme="majorBidi"/>
                  <w:sz w:val="20"/>
                  <w:szCs w:val="20"/>
                </w:rPr>
                <m:t>mq</m:t>
              </m:r>
            </w:del>
          </m:sub>
        </m:sSub>
        <w:del w:id="1507" w:author="ankit bhatia" w:date="2016-12-12T11:31:00Z">
          <m:r>
            <w:rPr>
              <w:rFonts w:ascii="Cambria Math" w:hAnsi="Cambria Math" w:cstheme="majorBidi"/>
              <w:sz w:val="20"/>
              <w:szCs w:val="20"/>
            </w:rPr>
            <m:t>(</m:t>
          </m:r>
        </w:del>
        <m:sSubSup>
          <m:sSubSupPr>
            <m:ctrlPr>
              <w:del w:id="1508" w:author="ankit bhatia" w:date="2016-12-12T11:31:00Z">
                <w:rPr>
                  <w:rFonts w:ascii="Cambria Math" w:hAnsi="Cambria Math" w:cstheme="majorBidi"/>
                  <w:sz w:val="20"/>
                  <w:szCs w:val="20"/>
                </w:rPr>
              </w:del>
            </m:ctrlPr>
          </m:sSubSupPr>
          <m:e>
            <w:del w:id="1509" w:author="ankit bhatia" w:date="2016-12-12T11:31:00Z">
              <m:r>
                <w:rPr>
                  <w:rFonts w:ascii="Cambria Math" w:hAnsi="Cambria Math" w:cstheme="majorBidi"/>
                  <w:sz w:val="20"/>
                  <w:szCs w:val="20"/>
                </w:rPr>
                <m:t>i</m:t>
              </m:r>
            </w:del>
          </m:e>
          <m:sub>
            <w:del w:id="1510" w:author="ankit bhatia" w:date="2016-12-12T11:31:00Z">
              <m:r>
                <w:rPr>
                  <w:rFonts w:ascii="Cambria Math" w:hAnsi="Cambria Math" w:cstheme="majorBidi"/>
                  <w:sz w:val="20"/>
                  <w:szCs w:val="20"/>
                </w:rPr>
                <m:t>qs</m:t>
              </m:r>
            </w:del>
          </m:sub>
          <m:sup>
            <w:del w:id="1511" w:author="ankit bhatia" w:date="2016-12-12T11:31:00Z">
              <m:r>
                <w:rPr>
                  <w:rFonts w:ascii="Cambria Math" w:hAnsi="Cambria Math" w:cstheme="majorBidi"/>
                  <w:sz w:val="20"/>
                  <w:szCs w:val="20"/>
                </w:rPr>
                <m:t>r</m:t>
              </m:r>
            </w:del>
          </m:sup>
        </m:sSubSup>
        <w:del w:id="1512" w:author="ankit bhatia" w:date="2016-12-12T11:31:00Z">
          <m:r>
            <w:rPr>
              <w:rFonts w:ascii="Cambria Math" w:hAnsi="Cambria Math" w:cstheme="majorBidi"/>
              <w:sz w:val="20"/>
              <w:szCs w:val="20"/>
            </w:rPr>
            <m:t xml:space="preserve">+ </m:t>
          </m:r>
        </w:del>
        <m:sSubSup>
          <m:sSubSupPr>
            <m:ctrlPr>
              <w:del w:id="1513" w:author="ankit bhatia" w:date="2016-12-12T11:31:00Z">
                <w:rPr>
                  <w:rFonts w:ascii="Cambria Math" w:hAnsi="Cambria Math" w:cstheme="majorBidi"/>
                  <w:sz w:val="20"/>
                  <w:szCs w:val="20"/>
                </w:rPr>
              </w:del>
            </m:ctrlPr>
          </m:sSubSupPr>
          <m:e>
            <w:del w:id="1514" w:author="ankit bhatia" w:date="2016-12-12T11:31:00Z">
              <m:r>
                <w:rPr>
                  <w:rFonts w:ascii="Cambria Math" w:hAnsi="Cambria Math" w:cstheme="majorBidi"/>
                  <w:sz w:val="20"/>
                  <w:szCs w:val="20"/>
                </w:rPr>
                <m:t>i</m:t>
              </m:r>
            </w:del>
          </m:e>
          <m:sub>
            <w:del w:id="1515" w:author="ankit bhatia" w:date="2016-12-12T11:31:00Z">
              <m:r>
                <w:rPr>
                  <w:rFonts w:ascii="Cambria Math" w:hAnsi="Cambria Math" w:cstheme="majorBidi"/>
                  <w:sz w:val="20"/>
                  <w:szCs w:val="20"/>
                </w:rPr>
                <m:t>kq1</m:t>
              </m:r>
            </w:del>
          </m:sub>
          <m:sup>
            <w:del w:id="1516" w:author="ankit bhatia" w:date="2016-12-12T11:31:00Z">
              <m:r>
                <w:rPr>
                  <w:rFonts w:ascii="Cambria Math" w:hAnsi="Cambria Math" w:cstheme="majorBidi"/>
                  <w:sz w:val="20"/>
                  <w:szCs w:val="20"/>
                </w:rPr>
                <m:t>'r</m:t>
              </m:r>
            </w:del>
          </m:sup>
        </m:sSubSup>
      </m:oMath>
      <w:r w:rsidR="00FF5EAA">
        <w:rPr>
          <w:rFonts w:ascii="Times New Roman" w:eastAsiaTheme="minorEastAsia" w:hAnsi="Times New Roman" w:cs="Times New Roman"/>
          <w:sz w:val="20"/>
          <w:szCs w:val="20"/>
        </w:rPr>
        <w:t>+</w:t>
      </w:r>
      <m:oMath>
        <m:sSubSup>
          <m:sSubSupPr>
            <m:ctrlPr>
              <w:del w:id="1517" w:author="ankit bhatia" w:date="2016-12-12T11:31:00Z">
                <w:rPr>
                  <w:rFonts w:ascii="Cambria Math" w:hAnsi="Cambria Math" w:cstheme="majorBidi"/>
                  <w:sz w:val="20"/>
                  <w:szCs w:val="20"/>
                </w:rPr>
              </w:del>
            </m:ctrlPr>
          </m:sSubSupPr>
          <m:e>
            <w:del w:id="1518" w:author="ankit bhatia" w:date="2016-12-12T11:31:00Z">
              <m:r>
                <w:rPr>
                  <w:rFonts w:ascii="Cambria Math" w:hAnsi="Cambria Math" w:cstheme="majorBidi"/>
                  <w:sz w:val="20"/>
                  <w:szCs w:val="20"/>
                </w:rPr>
                <m:t xml:space="preserve"> i</m:t>
              </m:r>
            </w:del>
          </m:e>
          <m:sub>
            <w:del w:id="1519" w:author="ankit bhatia" w:date="2016-12-12T11:31:00Z">
              <m:r>
                <w:rPr>
                  <w:rFonts w:ascii="Cambria Math" w:hAnsi="Cambria Math" w:cstheme="majorBidi"/>
                  <w:sz w:val="20"/>
                  <w:szCs w:val="20"/>
                </w:rPr>
                <m:t>kq2</m:t>
              </m:r>
            </w:del>
          </m:sub>
          <m:sup>
            <w:del w:id="1520" w:author="ankit bhatia" w:date="2016-12-12T11:31:00Z">
              <m:r>
                <w:rPr>
                  <w:rFonts w:ascii="Cambria Math" w:hAnsi="Cambria Math" w:cstheme="majorBidi"/>
                  <w:sz w:val="20"/>
                  <w:szCs w:val="20"/>
                </w:rPr>
                <m:t>'r</m:t>
              </m:r>
            </w:del>
          </m:sup>
        </m:sSubSup>
        <w:del w:id="1521" w:author="ankit bhatia" w:date="2016-12-12T11:31:00Z">
          <m:r>
            <w:rPr>
              <w:rFonts w:ascii="Cambria Math" w:hAnsi="Cambria Math" w:cstheme="majorBidi"/>
              <w:sz w:val="20"/>
              <w:szCs w:val="20"/>
            </w:rPr>
            <m:t>)</m:t>
          </m:r>
        </w:del>
      </m:oMath>
      <w:r w:rsidR="00FF5EAA">
        <w:rPr>
          <w:rFonts w:ascii="Times New Roman" w:eastAsiaTheme="minorEastAsia" w:hAnsi="Times New Roman" w:cs="Times New Roman"/>
          <w:sz w:val="20"/>
          <w:szCs w:val="20"/>
        </w:rPr>
        <w:t xml:space="preserve">       (12)</w:t>
      </w:r>
    </w:p>
    <w:p w:rsidR="00FF5EAA" w:rsidRDefault="00E1327A" w:rsidP="00FF5EAA">
      <w:pPr>
        <w:rPr>
          <w:del w:id="1522" w:author="ankit bhatia" w:date="2016-12-12T11:31:00Z"/>
          <w:rFonts w:ascii="Times New Roman" w:eastAsiaTheme="minorEastAsia" w:hAnsi="Times New Roman" w:cs="Times New Roman"/>
          <w:sz w:val="20"/>
          <w:szCs w:val="20"/>
        </w:rPr>
      </w:pPr>
      <m:oMath>
        <m:sSubSup>
          <m:sSubSupPr>
            <m:ctrlPr>
              <w:del w:id="1523" w:author="ankit bhatia" w:date="2016-12-12T11:31:00Z">
                <w:rPr>
                  <w:rFonts w:ascii="Cambria Math" w:hAnsi="Cambria Math" w:cstheme="majorBidi"/>
                  <w:sz w:val="20"/>
                  <w:szCs w:val="20"/>
                </w:rPr>
              </w:del>
            </m:ctrlPr>
          </m:sSubSupPr>
          <m:e>
            <w:del w:id="1524" w:author="ankit bhatia" w:date="2016-12-12T11:31:00Z">
              <m:r>
                <w:rPr>
                  <w:rFonts w:ascii="Cambria Math" w:hAnsi="Cambria Math" w:cstheme="majorBidi"/>
                  <w:sz w:val="20"/>
                  <w:szCs w:val="20"/>
                </w:rPr>
                <m:t>ψ</m:t>
              </m:r>
            </w:del>
            <m:ctrlPr>
              <w:del w:id="1525" w:author="ankit bhatia" w:date="2016-12-12T11:31:00Z">
                <w:rPr>
                  <w:rFonts w:ascii="Cambria Math" w:hAnsi="Cambria Math" w:cstheme="majorBidi"/>
                  <w:i/>
                  <w:sz w:val="20"/>
                  <w:szCs w:val="20"/>
                </w:rPr>
              </w:del>
            </m:ctrlPr>
          </m:e>
          <m:sub>
            <w:del w:id="1526" w:author="ankit bhatia" w:date="2016-12-12T11:31:00Z">
              <m:r>
                <w:rPr>
                  <w:rFonts w:ascii="Cambria Math" w:hAnsi="Cambria Math" w:cstheme="majorBidi"/>
                  <w:sz w:val="20"/>
                  <w:szCs w:val="20"/>
                </w:rPr>
                <m:t>fd</m:t>
              </m:r>
            </w:del>
          </m:sub>
          <m:sup>
            <w:del w:id="1527" w:author="ankit bhatia" w:date="2016-12-12T11:31:00Z">
              <m:r>
                <w:rPr>
                  <w:rFonts w:ascii="Cambria Math" w:hAnsi="Cambria Math" w:cstheme="majorBidi"/>
                  <w:sz w:val="20"/>
                  <w:szCs w:val="20"/>
                </w:rPr>
                <m:t>'r</m:t>
              </m:r>
            </w:del>
          </m:sup>
        </m:sSubSup>
        <w:del w:id="1528" w:author="ankit bhatia" w:date="2016-12-12T11:31:00Z">
          <m:r>
            <m:rPr>
              <m:sty m:val="p"/>
            </m:rPr>
            <w:rPr>
              <w:rFonts w:ascii="Cambria Math" w:hAnsi="Cambria Math" w:cstheme="majorBidi"/>
              <w:sz w:val="20"/>
              <w:szCs w:val="20"/>
            </w:rPr>
            <m:t>=</m:t>
          </m:r>
        </w:del>
        <m:sSubSup>
          <m:sSubSupPr>
            <m:ctrlPr>
              <w:del w:id="1529" w:author="ankit bhatia" w:date="2016-12-12T11:31:00Z">
                <w:rPr>
                  <w:rFonts w:ascii="Cambria Math" w:hAnsi="Cambria Math" w:cstheme="majorBidi"/>
                  <w:sz w:val="20"/>
                  <w:szCs w:val="20"/>
                </w:rPr>
              </w:del>
            </m:ctrlPr>
          </m:sSubSupPr>
          <m:e>
            <w:del w:id="1530" w:author="ankit bhatia" w:date="2016-12-12T11:31:00Z">
              <m:r>
                <w:rPr>
                  <w:rFonts w:ascii="Cambria Math" w:hAnsi="Cambria Math" w:cstheme="majorBidi"/>
                  <w:sz w:val="20"/>
                  <w:szCs w:val="20"/>
                </w:rPr>
                <m:t>X</m:t>
              </m:r>
            </w:del>
          </m:e>
          <m:sub>
            <w:del w:id="1531" w:author="ankit bhatia" w:date="2016-12-12T11:31:00Z">
              <m:r>
                <w:rPr>
                  <w:rFonts w:ascii="Cambria Math" w:hAnsi="Cambria Math" w:cstheme="majorBidi"/>
                  <w:sz w:val="20"/>
                  <w:szCs w:val="20"/>
                </w:rPr>
                <m:t>lfd</m:t>
              </m:r>
            </w:del>
          </m:sub>
          <m:sup>
            <w:del w:id="1532" w:author="ankit bhatia" w:date="2016-12-12T11:31:00Z">
              <m:r>
                <w:rPr>
                  <w:rFonts w:ascii="Cambria Math" w:hAnsi="Cambria Math" w:cstheme="majorBidi"/>
                  <w:sz w:val="20"/>
                  <w:szCs w:val="20"/>
                </w:rPr>
                <m:t>'</m:t>
              </m:r>
            </w:del>
          </m:sup>
        </m:sSubSup>
        <m:sSubSup>
          <m:sSubSupPr>
            <m:ctrlPr>
              <w:del w:id="1533" w:author="ankit bhatia" w:date="2016-12-12T11:31:00Z">
                <w:rPr>
                  <w:rFonts w:ascii="Cambria Math" w:hAnsi="Cambria Math" w:cstheme="majorBidi"/>
                  <w:sz w:val="20"/>
                  <w:szCs w:val="20"/>
                </w:rPr>
              </w:del>
            </m:ctrlPr>
          </m:sSubSupPr>
          <m:e>
            <w:del w:id="1534" w:author="ankit bhatia" w:date="2016-12-12T11:31:00Z">
              <m:r>
                <w:rPr>
                  <w:rFonts w:ascii="Cambria Math" w:hAnsi="Cambria Math" w:cstheme="majorBidi"/>
                  <w:sz w:val="20"/>
                  <w:szCs w:val="20"/>
                </w:rPr>
                <m:t>i'</m:t>
              </m:r>
            </w:del>
          </m:e>
          <m:sub>
            <w:del w:id="1535" w:author="ankit bhatia" w:date="2016-12-12T11:31:00Z">
              <m:r>
                <w:rPr>
                  <w:rFonts w:ascii="Cambria Math" w:hAnsi="Cambria Math" w:cstheme="majorBidi"/>
                  <w:sz w:val="20"/>
                  <w:szCs w:val="20"/>
                </w:rPr>
                <m:t>fd</m:t>
              </m:r>
            </w:del>
          </m:sub>
          <m:sup>
            <w:del w:id="1536" w:author="ankit bhatia" w:date="2016-12-12T11:31:00Z">
              <m:r>
                <w:rPr>
                  <w:rFonts w:ascii="Cambria Math" w:hAnsi="Cambria Math" w:cstheme="majorBidi"/>
                  <w:sz w:val="20"/>
                  <w:szCs w:val="20"/>
                </w:rPr>
                <m:t>r</m:t>
              </m:r>
            </w:del>
          </m:sup>
        </m:sSubSup>
        <w:del w:id="1537" w:author="ankit bhatia" w:date="2016-12-12T11:31:00Z">
          <m:r>
            <m:rPr>
              <m:sty m:val="p"/>
            </m:rPr>
            <w:rPr>
              <w:rFonts w:ascii="Cambria Math" w:hAnsi="Cambria Math" w:cstheme="majorBidi"/>
              <w:sz w:val="20"/>
              <w:szCs w:val="20"/>
            </w:rPr>
            <m:t>+</m:t>
          </m:r>
        </w:del>
        <m:sSub>
          <m:sSubPr>
            <m:ctrlPr>
              <w:del w:id="1538" w:author="ankit bhatia" w:date="2016-12-12T11:31:00Z">
                <w:rPr>
                  <w:rFonts w:ascii="Cambria Math" w:hAnsi="Cambria Math" w:cstheme="majorBidi"/>
                  <w:sz w:val="20"/>
                  <w:szCs w:val="20"/>
                </w:rPr>
              </w:del>
            </m:ctrlPr>
          </m:sSubPr>
          <m:e>
            <w:del w:id="1539" w:author="ankit bhatia" w:date="2016-12-12T11:31:00Z">
              <m:r>
                <w:rPr>
                  <w:rFonts w:ascii="Cambria Math" w:hAnsi="Cambria Math" w:cstheme="majorBidi"/>
                  <w:sz w:val="20"/>
                  <w:szCs w:val="20"/>
                </w:rPr>
                <m:t>X</m:t>
              </m:r>
            </w:del>
          </m:e>
          <m:sub>
            <w:del w:id="1540" w:author="ankit bhatia" w:date="2016-12-12T11:31:00Z">
              <m:r>
                <w:rPr>
                  <w:rFonts w:ascii="Cambria Math" w:hAnsi="Cambria Math" w:cstheme="majorBidi"/>
                  <w:sz w:val="20"/>
                  <w:szCs w:val="20"/>
                </w:rPr>
                <m:t>md</m:t>
              </m:r>
            </w:del>
          </m:sub>
        </m:sSub>
        <w:del w:id="1541" w:author="ankit bhatia" w:date="2016-12-12T11:31:00Z">
          <m:r>
            <w:rPr>
              <w:rFonts w:ascii="Cambria Math" w:hAnsi="Cambria Math" w:cstheme="majorBidi"/>
              <w:sz w:val="20"/>
              <w:szCs w:val="20"/>
            </w:rPr>
            <m:t>(</m:t>
          </m:r>
        </w:del>
        <m:sSubSup>
          <m:sSubSupPr>
            <m:ctrlPr>
              <w:del w:id="1542" w:author="ankit bhatia" w:date="2016-12-12T11:31:00Z">
                <w:rPr>
                  <w:rFonts w:ascii="Cambria Math" w:hAnsi="Cambria Math" w:cstheme="majorBidi"/>
                  <w:sz w:val="20"/>
                  <w:szCs w:val="20"/>
                </w:rPr>
              </w:del>
            </m:ctrlPr>
          </m:sSubSupPr>
          <m:e>
            <w:del w:id="1543" w:author="ankit bhatia" w:date="2016-12-12T11:31:00Z">
              <m:r>
                <w:rPr>
                  <w:rFonts w:ascii="Cambria Math" w:hAnsi="Cambria Math" w:cstheme="majorBidi"/>
                  <w:sz w:val="20"/>
                  <w:szCs w:val="20"/>
                </w:rPr>
                <m:t>i</m:t>
              </m:r>
            </w:del>
          </m:e>
          <m:sub>
            <w:del w:id="1544" w:author="ankit bhatia" w:date="2016-12-12T11:31:00Z">
              <m:r>
                <w:rPr>
                  <w:rFonts w:ascii="Cambria Math" w:hAnsi="Cambria Math" w:cstheme="majorBidi"/>
                  <w:sz w:val="20"/>
                  <w:szCs w:val="20"/>
                </w:rPr>
                <m:t>ds</m:t>
              </m:r>
            </w:del>
          </m:sub>
          <m:sup>
            <w:del w:id="1545" w:author="ankit bhatia" w:date="2016-12-12T11:31:00Z">
              <m:r>
                <w:rPr>
                  <w:rFonts w:ascii="Cambria Math" w:hAnsi="Cambria Math" w:cstheme="majorBidi"/>
                  <w:sz w:val="20"/>
                  <w:szCs w:val="20"/>
                </w:rPr>
                <m:t>r</m:t>
              </m:r>
            </w:del>
          </m:sup>
        </m:sSubSup>
        <w:del w:id="1546" w:author="ankit bhatia" w:date="2016-12-12T11:31:00Z">
          <m:r>
            <w:rPr>
              <w:rFonts w:ascii="Cambria Math" w:hAnsi="Cambria Math" w:cstheme="majorBidi"/>
              <w:sz w:val="20"/>
              <w:szCs w:val="20"/>
            </w:rPr>
            <m:t xml:space="preserve">+ </m:t>
          </m:r>
        </w:del>
        <m:sSubSup>
          <m:sSubSupPr>
            <m:ctrlPr>
              <w:del w:id="1547" w:author="ankit bhatia" w:date="2016-12-12T11:31:00Z">
                <w:rPr>
                  <w:rFonts w:ascii="Cambria Math" w:hAnsi="Cambria Math" w:cstheme="majorBidi"/>
                  <w:sz w:val="20"/>
                  <w:szCs w:val="20"/>
                </w:rPr>
              </w:del>
            </m:ctrlPr>
          </m:sSubSupPr>
          <m:e>
            <w:del w:id="1548" w:author="ankit bhatia" w:date="2016-12-12T11:31:00Z">
              <m:r>
                <w:rPr>
                  <w:rFonts w:ascii="Cambria Math" w:hAnsi="Cambria Math" w:cstheme="majorBidi"/>
                  <w:sz w:val="20"/>
                  <w:szCs w:val="20"/>
                </w:rPr>
                <m:t>i</m:t>
              </m:r>
            </w:del>
          </m:e>
          <m:sub>
            <w:del w:id="1549" w:author="ankit bhatia" w:date="2016-12-12T11:31:00Z">
              <m:r>
                <w:rPr>
                  <w:rFonts w:ascii="Cambria Math" w:hAnsi="Cambria Math" w:cstheme="majorBidi"/>
                  <w:sz w:val="20"/>
                  <w:szCs w:val="20"/>
                </w:rPr>
                <m:t>fd</m:t>
              </m:r>
            </w:del>
          </m:sub>
          <m:sup>
            <w:del w:id="1550" w:author="ankit bhatia" w:date="2016-12-12T11:31:00Z">
              <m:r>
                <w:rPr>
                  <w:rFonts w:ascii="Cambria Math" w:hAnsi="Cambria Math" w:cstheme="majorBidi"/>
                  <w:sz w:val="20"/>
                  <w:szCs w:val="20"/>
                </w:rPr>
                <m:t>'r</m:t>
              </m:r>
            </w:del>
          </m:sup>
        </m:sSubSup>
      </m:oMath>
      <w:r w:rsidR="00FF5EAA">
        <w:rPr>
          <w:rFonts w:ascii="Times New Roman" w:eastAsiaTheme="minorEastAsia" w:hAnsi="Times New Roman" w:cs="Times New Roman"/>
          <w:sz w:val="20"/>
          <w:szCs w:val="20"/>
        </w:rPr>
        <w:t>+</w:t>
      </w:r>
      <m:oMath>
        <m:sSubSup>
          <m:sSubSupPr>
            <m:ctrlPr>
              <w:del w:id="1551" w:author="ankit bhatia" w:date="2016-12-12T11:31:00Z">
                <w:rPr>
                  <w:rFonts w:ascii="Cambria Math" w:hAnsi="Cambria Math" w:cstheme="majorBidi"/>
                  <w:sz w:val="20"/>
                  <w:szCs w:val="20"/>
                </w:rPr>
              </w:del>
            </m:ctrlPr>
          </m:sSubSupPr>
          <m:e>
            <w:del w:id="1552" w:author="ankit bhatia" w:date="2016-12-12T11:31:00Z">
              <m:r>
                <w:rPr>
                  <w:rFonts w:ascii="Cambria Math" w:hAnsi="Cambria Math" w:cstheme="majorBidi"/>
                  <w:sz w:val="20"/>
                  <w:szCs w:val="20"/>
                </w:rPr>
                <m:t xml:space="preserve"> i</m:t>
              </m:r>
            </w:del>
          </m:e>
          <m:sub>
            <w:del w:id="1553" w:author="ankit bhatia" w:date="2016-12-12T11:31:00Z">
              <m:r>
                <w:rPr>
                  <w:rFonts w:ascii="Cambria Math" w:hAnsi="Cambria Math" w:cstheme="majorBidi"/>
                  <w:sz w:val="20"/>
                  <w:szCs w:val="20"/>
                </w:rPr>
                <m:t>kd2</m:t>
              </m:r>
            </w:del>
          </m:sub>
          <m:sup>
            <w:del w:id="1554" w:author="ankit bhatia" w:date="2016-12-12T11:31:00Z">
              <m:r>
                <w:rPr>
                  <w:rFonts w:ascii="Cambria Math" w:hAnsi="Cambria Math" w:cstheme="majorBidi"/>
                  <w:sz w:val="20"/>
                  <w:szCs w:val="20"/>
                </w:rPr>
                <m:t>'r</m:t>
              </m:r>
            </w:del>
          </m:sup>
        </m:sSubSup>
        <w:del w:id="1555" w:author="ankit bhatia" w:date="2016-12-12T11:31:00Z">
          <m:r>
            <w:rPr>
              <w:rFonts w:ascii="Cambria Math" w:hAnsi="Cambria Math" w:cstheme="majorBidi"/>
              <w:sz w:val="20"/>
              <w:szCs w:val="20"/>
            </w:rPr>
            <m:t>)</m:t>
          </m:r>
        </w:del>
      </m:oMath>
      <w:r w:rsidR="00451199">
        <w:rPr>
          <w:rFonts w:ascii="Times New Roman" w:eastAsiaTheme="minorEastAsia" w:hAnsi="Times New Roman" w:cs="Times New Roman"/>
          <w:sz w:val="20"/>
          <w:szCs w:val="20"/>
        </w:rPr>
        <w:t>(13</w:t>
      </w:r>
      <w:del w:id="1556" w:author="ankit bhatia" w:date="2016-12-12T11:31:00Z">
        <w:r w:rsidR="00FF5EAA">
          <w:rPr>
            <w:rFonts w:ascii="Times New Roman" w:eastAsiaTheme="minorEastAsia" w:hAnsi="Times New Roman" w:cs="Times New Roman"/>
            <w:sz w:val="20"/>
            <w:szCs w:val="20"/>
          </w:rPr>
          <w:delText>)</w:delText>
        </w:r>
      </w:del>
    </w:p>
    <w:p w:rsidR="00451199" w:rsidRDefault="00E1327A" w:rsidP="00451199">
      <w:pPr>
        <w:rPr>
          <w:del w:id="1557" w:author="ankit bhatia" w:date="2016-12-12T11:31:00Z"/>
          <w:rFonts w:ascii="Times New Roman" w:eastAsiaTheme="minorEastAsia" w:hAnsi="Times New Roman" w:cs="Times New Roman"/>
          <w:sz w:val="20"/>
          <w:szCs w:val="20"/>
        </w:rPr>
      </w:pPr>
      <m:oMath>
        <m:sSubSup>
          <m:sSubSupPr>
            <m:ctrlPr>
              <w:del w:id="1558" w:author="ankit bhatia" w:date="2016-12-12T11:31:00Z">
                <w:rPr>
                  <w:rFonts w:ascii="Cambria Math" w:hAnsi="Cambria Math" w:cstheme="majorBidi"/>
                  <w:sz w:val="20"/>
                  <w:szCs w:val="20"/>
                </w:rPr>
              </w:del>
            </m:ctrlPr>
          </m:sSubSupPr>
          <m:e>
            <w:del w:id="1559" w:author="ankit bhatia" w:date="2016-12-12T11:31:00Z">
              <m:r>
                <w:rPr>
                  <w:rFonts w:ascii="Cambria Math" w:hAnsi="Cambria Math" w:cstheme="majorBidi"/>
                  <w:sz w:val="20"/>
                  <w:szCs w:val="20"/>
                </w:rPr>
                <m:t>ψ</m:t>
              </m:r>
            </w:del>
            <m:ctrlPr>
              <w:del w:id="1560" w:author="ankit bhatia" w:date="2016-12-12T11:31:00Z">
                <w:rPr>
                  <w:rFonts w:ascii="Cambria Math" w:hAnsi="Cambria Math" w:cstheme="majorBidi"/>
                  <w:i/>
                  <w:sz w:val="20"/>
                  <w:szCs w:val="20"/>
                </w:rPr>
              </w:del>
            </m:ctrlPr>
          </m:e>
          <m:sub>
            <w:del w:id="1561" w:author="ankit bhatia" w:date="2016-12-12T11:31:00Z">
              <m:r>
                <w:rPr>
                  <w:rFonts w:ascii="Cambria Math" w:hAnsi="Cambria Math" w:cstheme="majorBidi"/>
                  <w:sz w:val="20"/>
                  <w:szCs w:val="20"/>
                </w:rPr>
                <m:t>kd</m:t>
              </m:r>
            </w:del>
          </m:sub>
          <m:sup>
            <w:del w:id="1562" w:author="ankit bhatia" w:date="2016-12-12T11:31:00Z">
              <m:r>
                <w:rPr>
                  <w:rFonts w:ascii="Cambria Math" w:hAnsi="Cambria Math" w:cstheme="majorBidi"/>
                  <w:sz w:val="20"/>
                  <w:szCs w:val="20"/>
                </w:rPr>
                <m:t>'r</m:t>
              </m:r>
            </w:del>
          </m:sup>
        </m:sSubSup>
        <w:del w:id="1563" w:author="ankit bhatia" w:date="2016-12-12T11:31:00Z">
          <m:r>
            <m:rPr>
              <m:sty m:val="p"/>
            </m:rPr>
            <w:rPr>
              <w:rFonts w:ascii="Cambria Math" w:hAnsi="Cambria Math" w:cstheme="majorBidi"/>
              <w:sz w:val="20"/>
              <w:szCs w:val="20"/>
            </w:rPr>
            <m:t>=</m:t>
          </m:r>
        </w:del>
        <m:sSubSup>
          <m:sSubSupPr>
            <m:ctrlPr>
              <w:del w:id="1564" w:author="ankit bhatia" w:date="2016-12-12T11:31:00Z">
                <w:rPr>
                  <w:rFonts w:ascii="Cambria Math" w:hAnsi="Cambria Math" w:cstheme="majorBidi"/>
                  <w:sz w:val="20"/>
                  <w:szCs w:val="20"/>
                </w:rPr>
              </w:del>
            </m:ctrlPr>
          </m:sSubSupPr>
          <m:e>
            <w:del w:id="1565" w:author="ankit bhatia" w:date="2016-12-12T11:31:00Z">
              <m:r>
                <w:rPr>
                  <w:rFonts w:ascii="Cambria Math" w:hAnsi="Cambria Math" w:cstheme="majorBidi"/>
                  <w:sz w:val="20"/>
                  <w:szCs w:val="20"/>
                </w:rPr>
                <m:t>X</m:t>
              </m:r>
            </w:del>
          </m:e>
          <m:sub>
            <w:del w:id="1566" w:author="ankit bhatia" w:date="2016-12-12T11:31:00Z">
              <m:r>
                <w:rPr>
                  <w:rFonts w:ascii="Cambria Math" w:hAnsi="Cambria Math" w:cstheme="majorBidi"/>
                  <w:sz w:val="20"/>
                  <w:szCs w:val="20"/>
                </w:rPr>
                <m:t>lkd</m:t>
              </m:r>
            </w:del>
          </m:sub>
          <m:sup>
            <w:del w:id="1567" w:author="ankit bhatia" w:date="2016-12-12T11:31:00Z">
              <m:r>
                <w:rPr>
                  <w:rFonts w:ascii="Cambria Math" w:hAnsi="Cambria Math" w:cstheme="majorBidi"/>
                  <w:sz w:val="20"/>
                  <w:szCs w:val="20"/>
                </w:rPr>
                <m:t>'</m:t>
              </m:r>
            </w:del>
          </m:sup>
        </m:sSubSup>
        <m:sSubSup>
          <m:sSubSupPr>
            <m:ctrlPr>
              <w:del w:id="1568" w:author="ankit bhatia" w:date="2016-12-12T11:31:00Z">
                <w:rPr>
                  <w:rFonts w:ascii="Cambria Math" w:hAnsi="Cambria Math" w:cstheme="majorBidi"/>
                  <w:sz w:val="20"/>
                  <w:szCs w:val="20"/>
                </w:rPr>
              </w:del>
            </m:ctrlPr>
          </m:sSubSupPr>
          <m:e>
            <w:del w:id="1569" w:author="ankit bhatia" w:date="2016-12-12T11:31:00Z">
              <m:r>
                <w:rPr>
                  <w:rFonts w:ascii="Cambria Math" w:hAnsi="Cambria Math" w:cstheme="majorBidi"/>
                  <w:sz w:val="20"/>
                  <w:szCs w:val="20"/>
                </w:rPr>
                <m:t>i'</m:t>
              </m:r>
            </w:del>
          </m:e>
          <m:sub>
            <w:del w:id="1570" w:author="ankit bhatia" w:date="2016-12-12T11:31:00Z">
              <m:r>
                <w:rPr>
                  <w:rFonts w:ascii="Cambria Math" w:hAnsi="Cambria Math" w:cstheme="majorBidi"/>
                  <w:sz w:val="20"/>
                  <w:szCs w:val="20"/>
                </w:rPr>
                <m:t>kd</m:t>
              </m:r>
            </w:del>
          </m:sub>
          <m:sup>
            <w:del w:id="1571" w:author="ankit bhatia" w:date="2016-12-12T11:31:00Z">
              <m:r>
                <w:rPr>
                  <w:rFonts w:ascii="Cambria Math" w:hAnsi="Cambria Math" w:cstheme="majorBidi"/>
                  <w:sz w:val="20"/>
                  <w:szCs w:val="20"/>
                </w:rPr>
                <m:t>r</m:t>
              </m:r>
            </w:del>
          </m:sup>
        </m:sSubSup>
        <w:del w:id="1572" w:author="ankit bhatia" w:date="2016-12-12T11:31:00Z">
          <m:r>
            <m:rPr>
              <m:sty m:val="p"/>
            </m:rPr>
            <w:rPr>
              <w:rFonts w:ascii="Cambria Math" w:hAnsi="Cambria Math" w:cstheme="majorBidi"/>
              <w:sz w:val="20"/>
              <w:szCs w:val="20"/>
            </w:rPr>
            <m:t>+</m:t>
          </m:r>
        </w:del>
        <m:sSub>
          <m:sSubPr>
            <m:ctrlPr>
              <w:del w:id="1573" w:author="ankit bhatia" w:date="2016-12-12T11:31:00Z">
                <w:rPr>
                  <w:rFonts w:ascii="Cambria Math" w:hAnsi="Cambria Math" w:cstheme="majorBidi"/>
                  <w:sz w:val="20"/>
                  <w:szCs w:val="20"/>
                </w:rPr>
              </w:del>
            </m:ctrlPr>
          </m:sSubPr>
          <m:e>
            <w:del w:id="1574" w:author="ankit bhatia" w:date="2016-12-12T11:31:00Z">
              <m:r>
                <w:rPr>
                  <w:rFonts w:ascii="Cambria Math" w:hAnsi="Cambria Math" w:cstheme="majorBidi"/>
                  <w:sz w:val="20"/>
                  <w:szCs w:val="20"/>
                </w:rPr>
                <m:t>X</m:t>
              </m:r>
            </w:del>
          </m:e>
          <m:sub>
            <w:del w:id="1575" w:author="ankit bhatia" w:date="2016-12-12T11:31:00Z">
              <m:r>
                <w:rPr>
                  <w:rFonts w:ascii="Cambria Math" w:hAnsi="Cambria Math" w:cstheme="majorBidi"/>
                  <w:sz w:val="20"/>
                  <w:szCs w:val="20"/>
                </w:rPr>
                <m:t>md</m:t>
              </m:r>
            </w:del>
          </m:sub>
        </m:sSub>
        <w:del w:id="1576" w:author="ankit bhatia" w:date="2016-12-12T11:31:00Z">
          <m:r>
            <w:rPr>
              <w:rFonts w:ascii="Cambria Math" w:hAnsi="Cambria Math" w:cstheme="majorBidi"/>
              <w:sz w:val="20"/>
              <w:szCs w:val="20"/>
            </w:rPr>
            <m:t>(</m:t>
          </m:r>
        </w:del>
        <m:sSubSup>
          <m:sSubSupPr>
            <m:ctrlPr>
              <w:del w:id="1577" w:author="ankit bhatia" w:date="2016-12-12T11:31:00Z">
                <w:rPr>
                  <w:rFonts w:ascii="Cambria Math" w:hAnsi="Cambria Math" w:cstheme="majorBidi"/>
                  <w:sz w:val="20"/>
                  <w:szCs w:val="20"/>
                </w:rPr>
              </w:del>
            </m:ctrlPr>
          </m:sSubSupPr>
          <m:e>
            <w:del w:id="1578" w:author="ankit bhatia" w:date="2016-12-12T11:31:00Z">
              <m:r>
                <w:rPr>
                  <w:rFonts w:ascii="Cambria Math" w:hAnsi="Cambria Math" w:cstheme="majorBidi"/>
                  <w:sz w:val="20"/>
                  <w:szCs w:val="20"/>
                </w:rPr>
                <m:t>i</m:t>
              </m:r>
            </w:del>
          </m:e>
          <m:sub>
            <w:del w:id="1579" w:author="ankit bhatia" w:date="2016-12-12T11:31:00Z">
              <m:r>
                <w:rPr>
                  <w:rFonts w:ascii="Cambria Math" w:hAnsi="Cambria Math" w:cstheme="majorBidi"/>
                  <w:sz w:val="20"/>
                  <w:szCs w:val="20"/>
                </w:rPr>
                <m:t>ds</m:t>
              </m:r>
            </w:del>
          </m:sub>
          <m:sup>
            <w:del w:id="1580" w:author="ankit bhatia" w:date="2016-12-12T11:31:00Z">
              <m:r>
                <w:rPr>
                  <w:rFonts w:ascii="Cambria Math" w:hAnsi="Cambria Math" w:cstheme="majorBidi"/>
                  <w:sz w:val="20"/>
                  <w:szCs w:val="20"/>
                </w:rPr>
                <m:t>r</m:t>
              </m:r>
            </w:del>
          </m:sup>
        </m:sSubSup>
        <w:del w:id="1581" w:author="ankit bhatia" w:date="2016-12-12T11:31:00Z">
          <m:r>
            <w:rPr>
              <w:rFonts w:ascii="Cambria Math" w:hAnsi="Cambria Math" w:cstheme="majorBidi"/>
              <w:sz w:val="20"/>
              <w:szCs w:val="20"/>
            </w:rPr>
            <m:t xml:space="preserve">+ </m:t>
          </m:r>
        </w:del>
        <m:sSubSup>
          <m:sSubSupPr>
            <m:ctrlPr>
              <w:del w:id="1582" w:author="ankit bhatia" w:date="2016-12-12T11:31:00Z">
                <w:rPr>
                  <w:rFonts w:ascii="Cambria Math" w:hAnsi="Cambria Math" w:cstheme="majorBidi"/>
                  <w:sz w:val="20"/>
                  <w:szCs w:val="20"/>
                </w:rPr>
              </w:del>
            </m:ctrlPr>
          </m:sSubSupPr>
          <m:e>
            <w:del w:id="1583" w:author="ankit bhatia" w:date="2016-12-12T11:31:00Z">
              <m:r>
                <w:rPr>
                  <w:rFonts w:ascii="Cambria Math" w:hAnsi="Cambria Math" w:cstheme="majorBidi"/>
                  <w:sz w:val="20"/>
                  <w:szCs w:val="20"/>
                </w:rPr>
                <m:t>i</m:t>
              </m:r>
            </w:del>
          </m:e>
          <m:sub>
            <w:del w:id="1584" w:author="ankit bhatia" w:date="2016-12-12T11:31:00Z">
              <m:r>
                <w:rPr>
                  <w:rFonts w:ascii="Cambria Math" w:hAnsi="Cambria Math" w:cstheme="majorBidi"/>
                  <w:sz w:val="20"/>
                  <w:szCs w:val="20"/>
                </w:rPr>
                <m:t>fd</m:t>
              </m:r>
            </w:del>
          </m:sub>
          <m:sup>
            <w:del w:id="1585" w:author="ankit bhatia" w:date="2016-12-12T11:31:00Z">
              <m:r>
                <w:rPr>
                  <w:rFonts w:ascii="Cambria Math" w:hAnsi="Cambria Math" w:cstheme="majorBidi"/>
                  <w:sz w:val="20"/>
                  <w:szCs w:val="20"/>
                </w:rPr>
                <m:t>'r</m:t>
              </m:r>
            </w:del>
          </m:sup>
        </m:sSubSup>
      </m:oMath>
      <w:r w:rsidR="00451199">
        <w:rPr>
          <w:rFonts w:ascii="Times New Roman" w:eastAsiaTheme="minorEastAsia" w:hAnsi="Times New Roman" w:cs="Times New Roman"/>
          <w:sz w:val="20"/>
          <w:szCs w:val="20"/>
        </w:rPr>
        <w:t>+</w:t>
      </w:r>
      <m:oMath>
        <m:sSubSup>
          <m:sSubSupPr>
            <m:ctrlPr>
              <w:del w:id="1586" w:author="ankit bhatia" w:date="2016-12-12T11:31:00Z">
                <w:rPr>
                  <w:rFonts w:ascii="Cambria Math" w:hAnsi="Cambria Math" w:cstheme="majorBidi"/>
                  <w:sz w:val="20"/>
                  <w:szCs w:val="20"/>
                </w:rPr>
              </w:del>
            </m:ctrlPr>
          </m:sSubSupPr>
          <m:e>
            <w:del w:id="1587" w:author="ankit bhatia" w:date="2016-12-12T11:31:00Z">
              <m:r>
                <w:rPr>
                  <w:rFonts w:ascii="Cambria Math" w:hAnsi="Cambria Math" w:cstheme="majorBidi"/>
                  <w:sz w:val="20"/>
                  <w:szCs w:val="20"/>
                </w:rPr>
                <m:t xml:space="preserve"> i</m:t>
              </m:r>
            </w:del>
          </m:e>
          <m:sub>
            <w:del w:id="1588" w:author="ankit bhatia" w:date="2016-12-12T11:31:00Z">
              <m:r>
                <w:rPr>
                  <w:rFonts w:ascii="Cambria Math" w:hAnsi="Cambria Math" w:cstheme="majorBidi"/>
                  <w:sz w:val="20"/>
                  <w:szCs w:val="20"/>
                </w:rPr>
                <m:t>kd2</m:t>
              </m:r>
            </w:del>
          </m:sub>
          <m:sup>
            <w:del w:id="1589" w:author="ankit bhatia" w:date="2016-12-12T11:31:00Z">
              <m:r>
                <w:rPr>
                  <w:rFonts w:ascii="Cambria Math" w:hAnsi="Cambria Math" w:cstheme="majorBidi"/>
                  <w:sz w:val="20"/>
                  <w:szCs w:val="20"/>
                </w:rPr>
                <m:t>'r</m:t>
              </m:r>
            </w:del>
          </m:sup>
        </m:sSubSup>
        <w:del w:id="1590" w:author="ankit bhatia" w:date="2016-12-12T11:31:00Z">
          <m:r>
            <w:rPr>
              <w:rFonts w:ascii="Cambria Math" w:hAnsi="Cambria Math" w:cstheme="majorBidi"/>
              <w:sz w:val="20"/>
              <w:szCs w:val="20"/>
            </w:rPr>
            <m:t>)</m:t>
          </m:r>
        </w:del>
      </m:oMath>
      <w:r w:rsidR="00451199">
        <w:rPr>
          <w:rFonts w:ascii="Times New Roman" w:eastAsiaTheme="minorEastAsia" w:hAnsi="Times New Roman" w:cs="Times New Roman"/>
          <w:sz w:val="20"/>
          <w:szCs w:val="20"/>
        </w:rPr>
        <w:t xml:space="preserve">            (14)</w:t>
      </w:r>
    </w:p>
    <w:p w:rsidR="00451199" w:rsidRDefault="00451199" w:rsidP="00FF5EAA">
      <w:pPr>
        <w:rPr>
          <w:del w:id="1591" w:author="ankit bhatia" w:date="2016-12-12T11:31:00Z"/>
          <w:rFonts w:ascii="Times New Roman" w:eastAsiaTheme="minorEastAsia" w:hAnsi="Times New Roman" w:cs="Times New Roman"/>
          <w:sz w:val="20"/>
          <w:szCs w:val="20"/>
        </w:rPr>
      </w:pPr>
    </w:p>
    <w:p w:rsidR="00FF5EAA" w:rsidRDefault="00FF5EAA" w:rsidP="00FF5EAA">
      <w:pPr>
        <w:rPr>
          <w:del w:id="1592" w:author="ankit bhatia" w:date="2016-12-12T11:31:00Z"/>
          <w:rFonts w:ascii="Times New Roman" w:eastAsiaTheme="minorEastAsia" w:hAnsi="Times New Roman" w:cs="Times New Roman"/>
          <w:sz w:val="20"/>
          <w:szCs w:val="20"/>
        </w:rPr>
      </w:pPr>
    </w:p>
    <w:p w:rsidR="00FF5EAA" w:rsidRDefault="00FF5EAA" w:rsidP="00FF5EAA">
      <w:pPr>
        <w:rPr>
          <w:del w:id="1593" w:author="ankit bhatia" w:date="2016-12-12T11:31:00Z"/>
          <w:rFonts w:ascii="Times New Roman" w:eastAsiaTheme="minorEastAsia" w:hAnsi="Times New Roman" w:cs="Times New Roman"/>
          <w:sz w:val="20"/>
          <w:szCs w:val="20"/>
        </w:rPr>
      </w:pPr>
    </w:p>
    <w:p w:rsidR="00FF5EAA" w:rsidRPr="00451199" w:rsidRDefault="00451199" w:rsidP="00686065">
      <w:pPr>
        <w:rPr>
          <w:del w:id="1594" w:author="ankit bhatia" w:date="2016-12-12T11:31:00Z"/>
          <w:rFonts w:ascii="Times New Roman" w:eastAsia="Times New Roman" w:hAnsi="Times New Roman" w:cs="Times New Roman"/>
          <w:sz w:val="18"/>
          <w:szCs w:val="18"/>
          <w:lang w:eastAsia="ja-JP"/>
        </w:rPr>
      </w:pPr>
      <w:del w:id="1595" w:author="ankit bhatia" w:date="2016-12-12T11:31:00Z">
        <w:r w:rsidRPr="00451199">
          <w:rPr>
            <w:rFonts w:ascii="Times New Roman" w:eastAsia="Times New Roman" w:hAnsi="Times New Roman" w:cs="Times New Roman"/>
            <w:sz w:val="18"/>
            <w:szCs w:val="18"/>
            <w:lang w:eastAsia="ja-JP"/>
          </w:rPr>
          <w:delText>If we select the currents as independent variables, the flux linkages are replaced by currents and the voltage equations are describe by the following matrix.</w:delText>
        </w:r>
      </w:del>
    </w:p>
    <w:p w:rsidR="00FF5EAA" w:rsidRPr="00FF5EAA" w:rsidRDefault="00FF5EAA" w:rsidP="00686065">
      <w:pPr>
        <w:rPr>
          <w:del w:id="1596" w:author="ankit bhatia" w:date="2016-12-12T11:31:00Z"/>
          <w:rFonts w:ascii="Times New Roman" w:eastAsiaTheme="minorEastAsia" w:hAnsi="Times New Roman" w:cs="Times New Roman"/>
          <w:sz w:val="20"/>
          <w:szCs w:val="20"/>
        </w:rPr>
      </w:pPr>
    </w:p>
    <w:p w:rsidR="00EC79AF" w:rsidRDefault="00451199" w:rsidP="00EC79AF">
      <w:pPr>
        <w:rPr>
          <w:del w:id="1597" w:author="ankit bhatia" w:date="2016-12-12T11:31:00Z"/>
          <w:rFonts w:ascii="Cambria Math" w:eastAsiaTheme="minorEastAsia" w:hAnsi="Cambria Math" w:cstheme="majorBidi"/>
          <w:sz w:val="20"/>
          <w:szCs w:val="20"/>
        </w:rPr>
      </w:pPr>
      <w:del w:id="1598" w:author="ankit bhatia" w:date="2016-12-12T11:31:00Z">
        <w:r>
          <w:rPr>
            <w:noProof/>
          </w:rPr>
          <w:drawing>
            <wp:inline distT="0" distB="0" distL="0" distR="0">
              <wp:extent cx="2743200" cy="1264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264285"/>
                      </a:xfrm>
                      <a:prstGeom prst="rect">
                        <a:avLst/>
                      </a:prstGeom>
                    </pic:spPr>
                  </pic:pic>
                </a:graphicData>
              </a:graphic>
            </wp:inline>
          </w:drawing>
        </w:r>
      </w:del>
    </w:p>
    <w:p w:rsidR="00451199" w:rsidRDefault="00E1327A" w:rsidP="00451199">
      <w:pPr>
        <w:rPr>
          <w:del w:id="1599" w:author="ankit bhatia" w:date="2016-12-12T11:31:00Z"/>
          <w:rFonts w:ascii="Times New Roman" w:eastAsiaTheme="minorEastAsia" w:hAnsi="Times New Roman" w:cs="Times New Roman"/>
          <w:sz w:val="20"/>
          <w:szCs w:val="20"/>
        </w:rPr>
      </w:pPr>
      <m:oMath>
        <m:sSub>
          <m:sSubPr>
            <m:ctrlPr>
              <w:del w:id="1600" w:author="ankit bhatia" w:date="2016-12-12T11:31:00Z">
                <w:rPr>
                  <w:rFonts w:ascii="Cambria Math" w:hAnsi="Cambria Math" w:cstheme="majorBidi"/>
                  <w:sz w:val="20"/>
                  <w:szCs w:val="20"/>
                </w:rPr>
              </w:del>
            </m:ctrlPr>
          </m:sSubPr>
          <m:e>
            <w:del w:id="1601" w:author="ankit bhatia" w:date="2016-12-12T11:31:00Z">
              <m:r>
                <w:rPr>
                  <w:rFonts w:ascii="Cambria Math" w:hAnsi="Cambria Math" w:cstheme="majorBidi"/>
                  <w:sz w:val="20"/>
                  <w:szCs w:val="20"/>
                </w:rPr>
                <m:t>X</m:t>
              </m:r>
            </w:del>
            <m:ctrlPr>
              <w:del w:id="1602" w:author="ankit bhatia" w:date="2016-12-12T11:31:00Z">
                <w:rPr>
                  <w:rFonts w:ascii="Cambria Math" w:hAnsi="Cambria Math" w:cstheme="majorBidi"/>
                  <w:i/>
                  <w:sz w:val="20"/>
                  <w:szCs w:val="20"/>
                </w:rPr>
              </w:del>
            </m:ctrlPr>
          </m:e>
          <m:sub>
            <w:del w:id="1603" w:author="ankit bhatia" w:date="2016-12-12T11:31:00Z">
              <m:r>
                <w:rPr>
                  <w:rFonts w:ascii="Cambria Math" w:hAnsi="Cambria Math" w:cstheme="majorBidi"/>
                  <w:sz w:val="20"/>
                  <w:szCs w:val="20"/>
                </w:rPr>
                <m:t>q</m:t>
              </m:r>
            </w:del>
          </m:sub>
        </m:sSub>
        <w:del w:id="1604" w:author="ankit bhatia" w:date="2016-12-12T11:31:00Z">
          <m:r>
            <m:rPr>
              <m:sty m:val="p"/>
            </m:rPr>
            <w:rPr>
              <w:rFonts w:ascii="Cambria Math" w:hAnsi="Cambria Math" w:cstheme="majorBidi"/>
              <w:sz w:val="20"/>
              <w:szCs w:val="20"/>
            </w:rPr>
            <m:t>=</m:t>
          </m:r>
        </w:del>
        <m:sSub>
          <m:sSubPr>
            <m:ctrlPr>
              <w:del w:id="1605" w:author="ankit bhatia" w:date="2016-12-12T11:31:00Z">
                <w:rPr>
                  <w:rFonts w:ascii="Cambria Math" w:hAnsi="Cambria Math" w:cstheme="majorBidi"/>
                  <w:sz w:val="20"/>
                  <w:szCs w:val="20"/>
                </w:rPr>
              </w:del>
            </m:ctrlPr>
          </m:sSubPr>
          <m:e>
            <w:del w:id="1606" w:author="ankit bhatia" w:date="2016-12-12T11:31:00Z">
              <m:r>
                <w:rPr>
                  <w:rFonts w:ascii="Cambria Math" w:hAnsi="Cambria Math" w:cstheme="majorBidi"/>
                  <w:sz w:val="20"/>
                  <w:szCs w:val="20"/>
                </w:rPr>
                <m:t>X</m:t>
              </m:r>
            </w:del>
          </m:e>
          <m:sub>
            <w:del w:id="1607" w:author="ankit bhatia" w:date="2016-12-12T11:31:00Z">
              <m:r>
                <w:rPr>
                  <w:rFonts w:ascii="Cambria Math" w:hAnsi="Cambria Math" w:cstheme="majorBidi"/>
                  <w:sz w:val="20"/>
                  <w:szCs w:val="20"/>
                </w:rPr>
                <m:t>ls</m:t>
              </m:r>
            </w:del>
          </m:sub>
        </m:sSub>
        <w:del w:id="1608" w:author="ankit bhatia" w:date="2016-12-12T11:31:00Z">
          <m:r>
            <m:rPr>
              <m:sty m:val="p"/>
            </m:rPr>
            <w:rPr>
              <w:rFonts w:ascii="Cambria Math" w:hAnsi="Cambria Math" w:cstheme="majorBidi"/>
              <w:sz w:val="20"/>
              <w:szCs w:val="20"/>
            </w:rPr>
            <m:t>+</m:t>
          </m:r>
        </w:del>
        <m:sSub>
          <m:sSubPr>
            <m:ctrlPr>
              <w:del w:id="1609" w:author="ankit bhatia" w:date="2016-12-12T11:31:00Z">
                <w:rPr>
                  <w:rFonts w:ascii="Cambria Math" w:hAnsi="Cambria Math" w:cstheme="majorBidi"/>
                  <w:sz w:val="20"/>
                  <w:szCs w:val="20"/>
                </w:rPr>
              </w:del>
            </m:ctrlPr>
          </m:sSubPr>
          <m:e>
            <w:del w:id="1610" w:author="ankit bhatia" w:date="2016-12-12T11:31:00Z">
              <m:r>
                <w:rPr>
                  <w:rFonts w:ascii="Cambria Math" w:hAnsi="Cambria Math" w:cstheme="majorBidi"/>
                  <w:sz w:val="20"/>
                  <w:szCs w:val="20"/>
                </w:rPr>
                <m:t>X</m:t>
              </m:r>
            </w:del>
          </m:e>
          <m:sub>
            <w:del w:id="1611" w:author="ankit bhatia" w:date="2016-12-12T11:31:00Z">
              <m:r>
                <w:rPr>
                  <w:rFonts w:ascii="Cambria Math" w:hAnsi="Cambria Math" w:cstheme="majorBidi"/>
                  <w:sz w:val="20"/>
                  <w:szCs w:val="20"/>
                </w:rPr>
                <m:t>mq</m:t>
              </m:r>
            </w:del>
          </m:sub>
        </m:sSub>
      </m:oMath>
      <w:r w:rsidR="00451199">
        <w:rPr>
          <w:rFonts w:ascii="Times New Roman" w:eastAsiaTheme="minorEastAsia" w:hAnsi="Times New Roman" w:cs="Times New Roman"/>
          <w:sz w:val="20"/>
          <w:szCs w:val="20"/>
        </w:rPr>
        <w:tab/>
      </w:r>
      <w:del w:id="1612" w:author="ankit bhatia" w:date="2016-12-12T11:31:00Z">
        <w:r w:rsidR="00451199">
          <w:rPr>
            <w:rFonts w:ascii="Times New Roman" w:eastAsiaTheme="minorEastAsia" w:hAnsi="Times New Roman" w:cs="Times New Roman"/>
            <w:sz w:val="20"/>
            <w:szCs w:val="20"/>
          </w:rPr>
          <w:tab/>
        </w:r>
        <w:r w:rsidR="00451199">
          <w:rPr>
            <w:rFonts w:ascii="Times New Roman" w:eastAsiaTheme="minorEastAsia" w:hAnsi="Times New Roman" w:cs="Times New Roman"/>
            <w:sz w:val="20"/>
            <w:szCs w:val="20"/>
          </w:rPr>
          <w:tab/>
        </w:r>
        <w:r w:rsidR="00451199">
          <w:rPr>
            <w:rFonts w:ascii="Times New Roman" w:eastAsiaTheme="minorEastAsia" w:hAnsi="Times New Roman" w:cs="Times New Roman"/>
            <w:sz w:val="20"/>
            <w:szCs w:val="20"/>
          </w:rPr>
          <w:tab/>
          <w:delText xml:space="preserve">    (15)</w:delText>
        </w:r>
      </w:del>
    </w:p>
    <w:p w:rsidR="00451199" w:rsidRDefault="00E1327A" w:rsidP="00451199">
      <w:pPr>
        <w:rPr>
          <w:del w:id="1613" w:author="ankit bhatia" w:date="2016-12-12T11:31:00Z"/>
          <w:rFonts w:ascii="Times New Roman" w:eastAsiaTheme="minorEastAsia" w:hAnsi="Times New Roman" w:cs="Times New Roman"/>
          <w:sz w:val="20"/>
          <w:szCs w:val="20"/>
        </w:rPr>
      </w:pPr>
      <m:oMath>
        <m:sSub>
          <m:sSubPr>
            <m:ctrlPr>
              <w:del w:id="1614" w:author="ankit bhatia" w:date="2016-12-12T11:31:00Z">
                <w:rPr>
                  <w:rFonts w:ascii="Cambria Math" w:hAnsi="Cambria Math" w:cstheme="majorBidi"/>
                  <w:sz w:val="20"/>
                  <w:szCs w:val="20"/>
                </w:rPr>
              </w:del>
            </m:ctrlPr>
          </m:sSubPr>
          <m:e>
            <w:del w:id="1615" w:author="ankit bhatia" w:date="2016-12-12T11:31:00Z">
              <m:r>
                <w:rPr>
                  <w:rFonts w:ascii="Cambria Math" w:hAnsi="Cambria Math" w:cstheme="majorBidi"/>
                  <w:sz w:val="20"/>
                  <w:szCs w:val="20"/>
                </w:rPr>
                <m:t>X</m:t>
              </m:r>
            </w:del>
            <m:ctrlPr>
              <w:del w:id="1616" w:author="ankit bhatia" w:date="2016-12-12T11:31:00Z">
                <w:rPr>
                  <w:rFonts w:ascii="Cambria Math" w:hAnsi="Cambria Math" w:cstheme="majorBidi"/>
                  <w:i/>
                  <w:sz w:val="20"/>
                  <w:szCs w:val="20"/>
                </w:rPr>
              </w:del>
            </m:ctrlPr>
          </m:e>
          <m:sub>
            <w:del w:id="1617" w:author="ankit bhatia" w:date="2016-12-12T11:31:00Z">
              <m:r>
                <w:rPr>
                  <w:rFonts w:ascii="Cambria Math" w:hAnsi="Cambria Math" w:cstheme="majorBidi"/>
                  <w:sz w:val="20"/>
                  <w:szCs w:val="20"/>
                </w:rPr>
                <m:t>d</m:t>
              </m:r>
            </w:del>
          </m:sub>
        </m:sSub>
        <w:del w:id="1618" w:author="ankit bhatia" w:date="2016-12-12T11:31:00Z">
          <m:r>
            <m:rPr>
              <m:sty m:val="p"/>
            </m:rPr>
            <w:rPr>
              <w:rFonts w:ascii="Cambria Math" w:hAnsi="Cambria Math" w:cstheme="majorBidi"/>
              <w:sz w:val="20"/>
              <w:szCs w:val="20"/>
            </w:rPr>
            <m:t>=</m:t>
          </m:r>
        </w:del>
        <m:sSub>
          <m:sSubPr>
            <m:ctrlPr>
              <w:del w:id="1619" w:author="ankit bhatia" w:date="2016-12-12T11:31:00Z">
                <w:rPr>
                  <w:rFonts w:ascii="Cambria Math" w:hAnsi="Cambria Math" w:cstheme="majorBidi"/>
                  <w:sz w:val="20"/>
                  <w:szCs w:val="20"/>
                </w:rPr>
              </w:del>
            </m:ctrlPr>
          </m:sSubPr>
          <m:e>
            <w:del w:id="1620" w:author="ankit bhatia" w:date="2016-12-12T11:31:00Z">
              <m:r>
                <w:rPr>
                  <w:rFonts w:ascii="Cambria Math" w:hAnsi="Cambria Math" w:cstheme="majorBidi"/>
                  <w:sz w:val="20"/>
                  <w:szCs w:val="20"/>
                </w:rPr>
                <m:t>X</m:t>
              </m:r>
            </w:del>
          </m:e>
          <m:sub>
            <w:del w:id="1621" w:author="ankit bhatia" w:date="2016-12-12T11:31:00Z">
              <m:r>
                <w:rPr>
                  <w:rFonts w:ascii="Cambria Math" w:hAnsi="Cambria Math" w:cstheme="majorBidi"/>
                  <w:sz w:val="20"/>
                  <w:szCs w:val="20"/>
                </w:rPr>
                <m:t>ls</m:t>
              </m:r>
            </w:del>
          </m:sub>
        </m:sSub>
        <w:del w:id="1622" w:author="ankit bhatia" w:date="2016-12-12T11:31:00Z">
          <m:r>
            <m:rPr>
              <m:sty m:val="p"/>
            </m:rPr>
            <w:rPr>
              <w:rFonts w:ascii="Cambria Math" w:hAnsi="Cambria Math" w:cstheme="majorBidi"/>
              <w:sz w:val="20"/>
              <w:szCs w:val="20"/>
            </w:rPr>
            <m:t>+</m:t>
          </m:r>
        </w:del>
        <m:sSub>
          <m:sSubPr>
            <m:ctrlPr>
              <w:del w:id="1623" w:author="ankit bhatia" w:date="2016-12-12T11:31:00Z">
                <w:rPr>
                  <w:rFonts w:ascii="Cambria Math" w:hAnsi="Cambria Math" w:cstheme="majorBidi"/>
                  <w:sz w:val="20"/>
                  <w:szCs w:val="20"/>
                </w:rPr>
              </w:del>
            </m:ctrlPr>
          </m:sSubPr>
          <m:e>
            <w:del w:id="1624" w:author="ankit bhatia" w:date="2016-12-12T11:31:00Z">
              <m:r>
                <w:rPr>
                  <w:rFonts w:ascii="Cambria Math" w:hAnsi="Cambria Math" w:cstheme="majorBidi"/>
                  <w:sz w:val="20"/>
                  <w:szCs w:val="20"/>
                </w:rPr>
                <m:t>X</m:t>
              </m:r>
            </w:del>
          </m:e>
          <m:sub>
            <w:del w:id="1625" w:author="ankit bhatia" w:date="2016-12-12T11:31:00Z">
              <m:r>
                <w:rPr>
                  <w:rFonts w:ascii="Cambria Math" w:hAnsi="Cambria Math" w:cstheme="majorBidi"/>
                  <w:sz w:val="20"/>
                  <w:szCs w:val="20"/>
                </w:rPr>
                <m:t>md</m:t>
              </m:r>
            </w:del>
          </m:sub>
        </m:sSub>
      </m:oMath>
      <w:r w:rsidR="00451199">
        <w:rPr>
          <w:rFonts w:ascii="Times New Roman" w:eastAsiaTheme="minorEastAsia" w:hAnsi="Times New Roman" w:cs="Times New Roman"/>
          <w:sz w:val="20"/>
          <w:szCs w:val="20"/>
        </w:rPr>
        <w:tab/>
      </w:r>
      <w:del w:id="1626" w:author="ankit bhatia" w:date="2016-12-12T11:31:00Z">
        <w:r w:rsidR="00451199">
          <w:rPr>
            <w:rFonts w:ascii="Times New Roman" w:eastAsiaTheme="minorEastAsia" w:hAnsi="Times New Roman" w:cs="Times New Roman"/>
            <w:sz w:val="20"/>
            <w:szCs w:val="20"/>
          </w:rPr>
          <w:tab/>
        </w:r>
        <w:r w:rsidR="00451199">
          <w:rPr>
            <w:rFonts w:ascii="Times New Roman" w:eastAsiaTheme="minorEastAsia" w:hAnsi="Times New Roman" w:cs="Times New Roman"/>
            <w:sz w:val="20"/>
            <w:szCs w:val="20"/>
          </w:rPr>
          <w:tab/>
        </w:r>
        <w:r w:rsidR="00451199">
          <w:rPr>
            <w:rFonts w:ascii="Times New Roman" w:eastAsiaTheme="minorEastAsia" w:hAnsi="Times New Roman" w:cs="Times New Roman"/>
            <w:sz w:val="20"/>
            <w:szCs w:val="20"/>
          </w:rPr>
          <w:tab/>
          <w:delText xml:space="preserve">    (16)</w:delText>
        </w:r>
      </w:del>
    </w:p>
    <w:p w:rsidR="00451199" w:rsidRDefault="00E1327A" w:rsidP="00451199">
      <w:pPr>
        <w:rPr>
          <w:del w:id="1627" w:author="ankit bhatia" w:date="2016-12-12T11:31:00Z"/>
          <w:rFonts w:ascii="Times New Roman" w:eastAsiaTheme="minorEastAsia" w:hAnsi="Times New Roman" w:cs="Times New Roman"/>
          <w:sz w:val="20"/>
          <w:szCs w:val="20"/>
        </w:rPr>
      </w:pPr>
      <m:oMath>
        <m:sSub>
          <m:sSubPr>
            <m:ctrlPr>
              <w:del w:id="1628" w:author="ankit bhatia" w:date="2016-12-12T11:31:00Z">
                <w:rPr>
                  <w:rFonts w:ascii="Cambria Math" w:hAnsi="Cambria Math" w:cstheme="majorBidi"/>
                  <w:sz w:val="20"/>
                  <w:szCs w:val="20"/>
                </w:rPr>
              </w:del>
            </m:ctrlPr>
          </m:sSubPr>
          <m:e>
            <m:sSup>
              <m:sSupPr>
                <m:ctrlPr>
                  <w:del w:id="1629" w:author="ankit bhatia" w:date="2016-12-12T11:31:00Z">
                    <w:rPr>
                      <w:rFonts w:ascii="Cambria Math" w:hAnsi="Cambria Math" w:cstheme="majorBidi"/>
                      <w:i/>
                      <w:sz w:val="20"/>
                      <w:szCs w:val="20"/>
                    </w:rPr>
                  </w:del>
                </m:ctrlPr>
              </m:sSupPr>
              <m:e>
                <w:del w:id="1630" w:author="ankit bhatia" w:date="2016-12-12T11:31:00Z">
                  <m:r>
                    <w:rPr>
                      <w:rFonts w:ascii="Cambria Math" w:hAnsi="Cambria Math" w:cstheme="majorBidi"/>
                      <w:sz w:val="20"/>
                      <w:szCs w:val="20"/>
                    </w:rPr>
                    <m:t>X</m:t>
                  </m:r>
                </w:del>
                <m:ctrlPr>
                  <w:del w:id="1631" w:author="ankit bhatia" w:date="2016-12-12T11:31:00Z">
                    <w:rPr>
                      <w:rFonts w:ascii="Cambria Math" w:hAnsi="Cambria Math" w:cs="Cambria Math"/>
                      <w:sz w:val="20"/>
                      <w:szCs w:val="20"/>
                    </w:rPr>
                  </w:del>
                </m:ctrlPr>
              </m:e>
              <m:sup>
                <w:del w:id="1632" w:author="ankit bhatia" w:date="2016-12-12T11:31:00Z">
                  <m:r>
                    <w:rPr>
                      <w:rFonts w:ascii="Cambria Math" w:hAnsi="Cambria Math" w:cstheme="majorBidi"/>
                      <w:sz w:val="20"/>
                      <w:szCs w:val="20"/>
                    </w:rPr>
                    <m:t>'</m:t>
                  </m:r>
                </w:del>
              </m:sup>
            </m:sSup>
            <m:ctrlPr>
              <w:del w:id="1633" w:author="ankit bhatia" w:date="2016-12-12T11:31:00Z">
                <w:rPr>
                  <w:rFonts w:ascii="Cambria Math" w:hAnsi="Cambria Math" w:cstheme="majorBidi"/>
                  <w:i/>
                  <w:sz w:val="20"/>
                  <w:szCs w:val="20"/>
                </w:rPr>
              </w:del>
            </m:ctrlPr>
          </m:e>
          <m:sub>
            <w:del w:id="1634" w:author="ankit bhatia" w:date="2016-12-12T11:31:00Z">
              <m:r>
                <w:rPr>
                  <w:rFonts w:ascii="Cambria Math" w:hAnsi="Cambria Math" w:cstheme="majorBidi"/>
                  <w:sz w:val="20"/>
                  <w:szCs w:val="20"/>
                </w:rPr>
                <m:t>kq1</m:t>
              </m:r>
            </w:del>
          </m:sub>
        </m:sSub>
        <w:del w:id="1635" w:author="ankit bhatia" w:date="2016-12-12T11:31:00Z">
          <m:r>
            <m:rPr>
              <m:sty m:val="p"/>
            </m:rPr>
            <w:rPr>
              <w:rFonts w:ascii="Cambria Math" w:hAnsi="Cambria Math" w:cstheme="majorBidi"/>
              <w:sz w:val="20"/>
              <w:szCs w:val="20"/>
            </w:rPr>
            <m:t>=</m:t>
          </m:r>
        </w:del>
        <m:sSub>
          <m:sSubPr>
            <m:ctrlPr>
              <w:del w:id="1636" w:author="ankit bhatia" w:date="2016-12-12T11:31:00Z">
                <w:rPr>
                  <w:rFonts w:ascii="Cambria Math" w:hAnsi="Cambria Math" w:cstheme="majorBidi"/>
                  <w:sz w:val="20"/>
                  <w:szCs w:val="20"/>
                </w:rPr>
              </w:del>
            </m:ctrlPr>
          </m:sSubPr>
          <m:e>
            <m:sSup>
              <m:sSupPr>
                <m:ctrlPr>
                  <w:del w:id="1637" w:author="ankit bhatia" w:date="2016-12-12T11:31:00Z">
                    <w:rPr>
                      <w:rFonts w:ascii="Cambria Math" w:hAnsi="Cambria Math" w:cstheme="majorBidi"/>
                      <w:i/>
                      <w:sz w:val="20"/>
                      <w:szCs w:val="20"/>
                    </w:rPr>
                  </w:del>
                </m:ctrlPr>
              </m:sSupPr>
              <m:e>
                <w:del w:id="1638" w:author="ankit bhatia" w:date="2016-12-12T11:31:00Z">
                  <m:r>
                    <w:rPr>
                      <w:rFonts w:ascii="Cambria Math" w:hAnsi="Cambria Math" w:cstheme="majorBidi"/>
                      <w:sz w:val="20"/>
                      <w:szCs w:val="20"/>
                    </w:rPr>
                    <m:t>X</m:t>
                  </m:r>
                </w:del>
                <m:ctrlPr>
                  <w:del w:id="1639" w:author="ankit bhatia" w:date="2016-12-12T11:31:00Z">
                    <w:rPr>
                      <w:rFonts w:ascii="Cambria Math" w:hAnsi="Cambria Math" w:cs="Cambria Math"/>
                      <w:sz w:val="20"/>
                      <w:szCs w:val="20"/>
                    </w:rPr>
                  </w:del>
                </m:ctrlPr>
              </m:e>
              <m:sup>
                <w:del w:id="1640" w:author="ankit bhatia" w:date="2016-12-12T11:31:00Z">
                  <m:r>
                    <w:rPr>
                      <w:rFonts w:ascii="Cambria Math" w:hAnsi="Cambria Math" w:cstheme="majorBidi"/>
                      <w:sz w:val="20"/>
                      <w:szCs w:val="20"/>
                    </w:rPr>
                    <m:t>'</m:t>
                  </m:r>
                </w:del>
              </m:sup>
            </m:sSup>
          </m:e>
          <m:sub>
            <w:del w:id="1641" w:author="ankit bhatia" w:date="2016-12-12T11:31:00Z">
              <m:r>
                <w:rPr>
                  <w:rFonts w:ascii="Cambria Math" w:hAnsi="Cambria Math" w:cstheme="majorBidi"/>
                  <w:sz w:val="20"/>
                  <w:szCs w:val="20"/>
                </w:rPr>
                <m:t>kq1</m:t>
              </m:r>
            </w:del>
          </m:sub>
        </m:sSub>
        <w:del w:id="1642" w:author="ankit bhatia" w:date="2016-12-12T11:31:00Z">
          <m:r>
            <m:rPr>
              <m:sty m:val="p"/>
            </m:rPr>
            <w:rPr>
              <w:rFonts w:ascii="Cambria Math" w:hAnsi="Cambria Math" w:cstheme="majorBidi"/>
              <w:sz w:val="20"/>
              <w:szCs w:val="20"/>
            </w:rPr>
            <m:t>+</m:t>
          </m:r>
        </w:del>
        <m:sSub>
          <m:sSubPr>
            <m:ctrlPr>
              <w:del w:id="1643" w:author="ankit bhatia" w:date="2016-12-12T11:31:00Z">
                <w:rPr>
                  <w:rFonts w:ascii="Cambria Math" w:hAnsi="Cambria Math" w:cstheme="majorBidi"/>
                  <w:sz w:val="20"/>
                  <w:szCs w:val="20"/>
                </w:rPr>
              </w:del>
            </m:ctrlPr>
          </m:sSubPr>
          <m:e>
            <w:del w:id="1644" w:author="ankit bhatia" w:date="2016-12-12T11:31:00Z">
              <m:r>
                <w:rPr>
                  <w:rFonts w:ascii="Cambria Math" w:hAnsi="Cambria Math" w:cstheme="majorBidi"/>
                  <w:sz w:val="20"/>
                  <w:szCs w:val="20"/>
                </w:rPr>
                <m:t>X</m:t>
              </m:r>
            </w:del>
          </m:e>
          <m:sub>
            <w:del w:id="1645" w:author="ankit bhatia" w:date="2016-12-12T11:31:00Z">
              <m:r>
                <w:rPr>
                  <w:rFonts w:ascii="Cambria Math" w:hAnsi="Cambria Math" w:cstheme="majorBidi"/>
                  <w:sz w:val="20"/>
                  <w:szCs w:val="20"/>
                </w:rPr>
                <m:t>mq</m:t>
              </m:r>
            </w:del>
          </m:sub>
        </m:sSub>
      </m:oMath>
      <w:r w:rsidR="00451199">
        <w:rPr>
          <w:rFonts w:ascii="Times New Roman" w:eastAsiaTheme="minorEastAsia" w:hAnsi="Times New Roman" w:cs="Times New Roman"/>
          <w:sz w:val="20"/>
          <w:szCs w:val="20"/>
        </w:rPr>
        <w:tab/>
      </w:r>
      <w:del w:id="1646" w:author="ankit bhatia" w:date="2016-12-12T11:31:00Z">
        <w:r w:rsidR="00451199">
          <w:rPr>
            <w:rFonts w:ascii="Times New Roman" w:eastAsiaTheme="minorEastAsia" w:hAnsi="Times New Roman" w:cs="Times New Roman"/>
            <w:sz w:val="20"/>
            <w:szCs w:val="20"/>
          </w:rPr>
          <w:tab/>
        </w:r>
        <w:r w:rsidR="00451199">
          <w:rPr>
            <w:rFonts w:ascii="Times New Roman" w:eastAsiaTheme="minorEastAsia" w:hAnsi="Times New Roman" w:cs="Times New Roman"/>
            <w:sz w:val="20"/>
            <w:szCs w:val="20"/>
          </w:rPr>
          <w:tab/>
          <w:delText xml:space="preserve">    (17)</w:delText>
        </w:r>
      </w:del>
    </w:p>
    <w:p w:rsidR="00451199" w:rsidRDefault="00E1327A" w:rsidP="00451199">
      <w:pPr>
        <w:rPr>
          <w:del w:id="1647" w:author="ankit bhatia" w:date="2016-12-12T11:31:00Z"/>
          <w:rFonts w:ascii="Times New Roman" w:eastAsiaTheme="minorEastAsia" w:hAnsi="Times New Roman" w:cs="Times New Roman"/>
          <w:sz w:val="20"/>
          <w:szCs w:val="20"/>
        </w:rPr>
      </w:pPr>
      <m:oMath>
        <m:sSub>
          <m:sSubPr>
            <m:ctrlPr>
              <w:del w:id="1648" w:author="ankit bhatia" w:date="2016-12-12T11:31:00Z">
                <w:rPr>
                  <w:rFonts w:ascii="Cambria Math" w:hAnsi="Cambria Math" w:cstheme="majorBidi"/>
                  <w:sz w:val="20"/>
                  <w:szCs w:val="20"/>
                </w:rPr>
              </w:del>
            </m:ctrlPr>
          </m:sSubPr>
          <m:e>
            <m:sSup>
              <m:sSupPr>
                <m:ctrlPr>
                  <w:del w:id="1649" w:author="ankit bhatia" w:date="2016-12-12T11:31:00Z">
                    <w:rPr>
                      <w:rFonts w:ascii="Cambria Math" w:hAnsi="Cambria Math" w:cstheme="majorBidi"/>
                      <w:i/>
                      <w:sz w:val="20"/>
                      <w:szCs w:val="20"/>
                    </w:rPr>
                  </w:del>
                </m:ctrlPr>
              </m:sSupPr>
              <m:e>
                <w:del w:id="1650" w:author="ankit bhatia" w:date="2016-12-12T11:31:00Z">
                  <m:r>
                    <w:rPr>
                      <w:rFonts w:ascii="Cambria Math" w:hAnsi="Cambria Math" w:cstheme="majorBidi"/>
                      <w:sz w:val="20"/>
                      <w:szCs w:val="20"/>
                    </w:rPr>
                    <m:t>X</m:t>
                  </m:r>
                </w:del>
                <m:ctrlPr>
                  <w:del w:id="1651" w:author="ankit bhatia" w:date="2016-12-12T11:31:00Z">
                    <w:rPr>
                      <w:rFonts w:ascii="Cambria Math" w:hAnsi="Cambria Math" w:cs="Cambria Math"/>
                      <w:sz w:val="20"/>
                      <w:szCs w:val="20"/>
                    </w:rPr>
                  </w:del>
                </m:ctrlPr>
              </m:e>
              <m:sup>
                <w:del w:id="1652" w:author="ankit bhatia" w:date="2016-12-12T11:31:00Z">
                  <m:r>
                    <w:rPr>
                      <w:rFonts w:ascii="Cambria Math" w:hAnsi="Cambria Math" w:cstheme="majorBidi"/>
                      <w:sz w:val="20"/>
                      <w:szCs w:val="20"/>
                    </w:rPr>
                    <m:t>'</m:t>
                  </m:r>
                </w:del>
              </m:sup>
            </m:sSup>
            <m:ctrlPr>
              <w:del w:id="1653" w:author="ankit bhatia" w:date="2016-12-12T11:31:00Z">
                <w:rPr>
                  <w:rFonts w:ascii="Cambria Math" w:hAnsi="Cambria Math" w:cstheme="majorBidi"/>
                  <w:i/>
                  <w:sz w:val="20"/>
                  <w:szCs w:val="20"/>
                </w:rPr>
              </w:del>
            </m:ctrlPr>
          </m:e>
          <m:sub>
            <w:del w:id="1654" w:author="ankit bhatia" w:date="2016-12-12T11:31:00Z">
              <m:r>
                <w:rPr>
                  <w:rFonts w:ascii="Cambria Math" w:hAnsi="Cambria Math" w:cstheme="majorBidi"/>
                  <w:sz w:val="20"/>
                  <w:szCs w:val="20"/>
                </w:rPr>
                <m:t>kq2</m:t>
              </m:r>
            </w:del>
          </m:sub>
        </m:sSub>
        <w:del w:id="1655" w:author="ankit bhatia" w:date="2016-12-12T11:31:00Z">
          <m:r>
            <m:rPr>
              <m:sty m:val="p"/>
            </m:rPr>
            <w:rPr>
              <w:rFonts w:ascii="Cambria Math" w:hAnsi="Cambria Math" w:cstheme="majorBidi"/>
              <w:sz w:val="20"/>
              <w:szCs w:val="20"/>
            </w:rPr>
            <m:t>=</m:t>
          </m:r>
        </w:del>
        <m:sSub>
          <m:sSubPr>
            <m:ctrlPr>
              <w:del w:id="1656" w:author="ankit bhatia" w:date="2016-12-12T11:31:00Z">
                <w:rPr>
                  <w:rFonts w:ascii="Cambria Math" w:hAnsi="Cambria Math" w:cstheme="majorBidi"/>
                  <w:sz w:val="20"/>
                  <w:szCs w:val="20"/>
                </w:rPr>
              </w:del>
            </m:ctrlPr>
          </m:sSubPr>
          <m:e>
            <m:sSup>
              <m:sSupPr>
                <m:ctrlPr>
                  <w:del w:id="1657" w:author="ankit bhatia" w:date="2016-12-12T11:31:00Z">
                    <w:rPr>
                      <w:rFonts w:ascii="Cambria Math" w:hAnsi="Cambria Math" w:cstheme="majorBidi"/>
                      <w:i/>
                      <w:sz w:val="20"/>
                      <w:szCs w:val="20"/>
                    </w:rPr>
                  </w:del>
                </m:ctrlPr>
              </m:sSupPr>
              <m:e>
                <w:del w:id="1658" w:author="ankit bhatia" w:date="2016-12-12T11:31:00Z">
                  <m:r>
                    <w:rPr>
                      <w:rFonts w:ascii="Cambria Math" w:hAnsi="Cambria Math" w:cstheme="majorBidi"/>
                      <w:sz w:val="20"/>
                      <w:szCs w:val="20"/>
                    </w:rPr>
                    <m:t>X</m:t>
                  </m:r>
                </w:del>
                <m:ctrlPr>
                  <w:del w:id="1659" w:author="ankit bhatia" w:date="2016-12-12T11:31:00Z">
                    <w:rPr>
                      <w:rFonts w:ascii="Cambria Math" w:hAnsi="Cambria Math" w:cs="Cambria Math"/>
                      <w:sz w:val="20"/>
                      <w:szCs w:val="20"/>
                    </w:rPr>
                  </w:del>
                </m:ctrlPr>
              </m:e>
              <m:sup>
                <w:del w:id="1660" w:author="ankit bhatia" w:date="2016-12-12T11:31:00Z">
                  <m:r>
                    <w:rPr>
                      <w:rFonts w:ascii="Cambria Math" w:hAnsi="Cambria Math" w:cstheme="majorBidi"/>
                      <w:sz w:val="20"/>
                      <w:szCs w:val="20"/>
                    </w:rPr>
                    <m:t>'</m:t>
                  </m:r>
                </w:del>
              </m:sup>
            </m:sSup>
          </m:e>
          <m:sub>
            <w:del w:id="1661" w:author="ankit bhatia" w:date="2016-12-12T11:31:00Z">
              <m:r>
                <w:rPr>
                  <w:rFonts w:ascii="Cambria Math" w:hAnsi="Cambria Math" w:cstheme="majorBidi"/>
                  <w:sz w:val="20"/>
                  <w:szCs w:val="20"/>
                </w:rPr>
                <m:t>lkq2</m:t>
              </m:r>
            </w:del>
          </m:sub>
        </m:sSub>
        <w:del w:id="1662" w:author="ankit bhatia" w:date="2016-12-12T11:31:00Z">
          <m:r>
            <m:rPr>
              <m:sty m:val="p"/>
            </m:rPr>
            <w:rPr>
              <w:rFonts w:ascii="Cambria Math" w:hAnsi="Cambria Math" w:cstheme="majorBidi"/>
              <w:sz w:val="20"/>
              <w:szCs w:val="20"/>
            </w:rPr>
            <m:t>+</m:t>
          </m:r>
        </w:del>
        <m:sSub>
          <m:sSubPr>
            <m:ctrlPr>
              <w:del w:id="1663" w:author="ankit bhatia" w:date="2016-12-12T11:31:00Z">
                <w:rPr>
                  <w:rFonts w:ascii="Cambria Math" w:hAnsi="Cambria Math" w:cstheme="majorBidi"/>
                  <w:sz w:val="20"/>
                  <w:szCs w:val="20"/>
                </w:rPr>
              </w:del>
            </m:ctrlPr>
          </m:sSubPr>
          <m:e>
            <w:del w:id="1664" w:author="ankit bhatia" w:date="2016-12-12T11:31:00Z">
              <m:r>
                <w:rPr>
                  <w:rFonts w:ascii="Cambria Math" w:hAnsi="Cambria Math" w:cstheme="majorBidi"/>
                  <w:sz w:val="20"/>
                  <w:szCs w:val="20"/>
                </w:rPr>
                <m:t>X</m:t>
              </m:r>
            </w:del>
          </m:e>
          <m:sub>
            <w:del w:id="1665" w:author="ankit bhatia" w:date="2016-12-12T11:31:00Z">
              <m:r>
                <w:rPr>
                  <w:rFonts w:ascii="Cambria Math" w:hAnsi="Cambria Math" w:cstheme="majorBidi"/>
                  <w:sz w:val="20"/>
                  <w:szCs w:val="20"/>
                </w:rPr>
                <m:t>mq</m:t>
              </m:r>
            </w:del>
          </m:sub>
        </m:sSub>
      </m:oMath>
      <w:r w:rsidR="00451199">
        <w:rPr>
          <w:rFonts w:ascii="Times New Roman" w:eastAsiaTheme="minorEastAsia" w:hAnsi="Times New Roman" w:cs="Times New Roman"/>
          <w:sz w:val="20"/>
          <w:szCs w:val="20"/>
        </w:rPr>
        <w:tab/>
      </w:r>
      <w:del w:id="1666" w:author="ankit bhatia" w:date="2016-12-12T11:31:00Z">
        <w:r w:rsidR="00451199">
          <w:rPr>
            <w:rFonts w:ascii="Times New Roman" w:eastAsiaTheme="minorEastAsia" w:hAnsi="Times New Roman" w:cs="Times New Roman"/>
            <w:sz w:val="20"/>
            <w:szCs w:val="20"/>
          </w:rPr>
          <w:tab/>
        </w:r>
        <w:r w:rsidR="00451199">
          <w:rPr>
            <w:rFonts w:ascii="Times New Roman" w:eastAsiaTheme="minorEastAsia" w:hAnsi="Times New Roman" w:cs="Times New Roman"/>
            <w:sz w:val="20"/>
            <w:szCs w:val="20"/>
          </w:rPr>
          <w:tab/>
          <w:delText xml:space="preserve">    (18)</w:delText>
        </w:r>
      </w:del>
    </w:p>
    <w:p w:rsidR="00451199" w:rsidRDefault="00E1327A" w:rsidP="00451199">
      <w:pPr>
        <w:rPr>
          <w:del w:id="1667" w:author="ankit bhatia" w:date="2016-12-12T11:31:00Z"/>
          <w:rFonts w:ascii="Times New Roman" w:eastAsiaTheme="minorEastAsia" w:hAnsi="Times New Roman" w:cs="Times New Roman"/>
          <w:sz w:val="20"/>
          <w:szCs w:val="20"/>
        </w:rPr>
      </w:pPr>
      <m:oMath>
        <m:sSub>
          <m:sSubPr>
            <m:ctrlPr>
              <w:del w:id="1668" w:author="ankit bhatia" w:date="2016-12-12T11:31:00Z">
                <w:rPr>
                  <w:rFonts w:ascii="Cambria Math" w:hAnsi="Cambria Math" w:cstheme="majorBidi"/>
                  <w:sz w:val="20"/>
                  <w:szCs w:val="20"/>
                </w:rPr>
              </w:del>
            </m:ctrlPr>
          </m:sSubPr>
          <m:e>
            <m:sSup>
              <m:sSupPr>
                <m:ctrlPr>
                  <w:del w:id="1669" w:author="ankit bhatia" w:date="2016-12-12T11:31:00Z">
                    <w:rPr>
                      <w:rFonts w:ascii="Cambria Math" w:hAnsi="Cambria Math" w:cstheme="majorBidi"/>
                      <w:i/>
                      <w:sz w:val="20"/>
                      <w:szCs w:val="20"/>
                    </w:rPr>
                  </w:del>
                </m:ctrlPr>
              </m:sSupPr>
              <m:e>
                <w:del w:id="1670" w:author="ankit bhatia" w:date="2016-12-12T11:31:00Z">
                  <m:r>
                    <w:rPr>
                      <w:rFonts w:ascii="Cambria Math" w:hAnsi="Cambria Math" w:cstheme="majorBidi"/>
                      <w:sz w:val="20"/>
                      <w:szCs w:val="20"/>
                    </w:rPr>
                    <m:t>X</m:t>
                  </m:r>
                </w:del>
                <m:ctrlPr>
                  <w:del w:id="1671" w:author="ankit bhatia" w:date="2016-12-12T11:31:00Z">
                    <w:rPr>
                      <w:rFonts w:ascii="Cambria Math" w:hAnsi="Cambria Math" w:cs="Cambria Math"/>
                      <w:sz w:val="20"/>
                      <w:szCs w:val="20"/>
                    </w:rPr>
                  </w:del>
                </m:ctrlPr>
              </m:e>
              <m:sup>
                <w:del w:id="1672" w:author="ankit bhatia" w:date="2016-12-12T11:31:00Z">
                  <m:r>
                    <w:rPr>
                      <w:rFonts w:ascii="Cambria Math" w:hAnsi="Cambria Math" w:cstheme="majorBidi"/>
                      <w:sz w:val="20"/>
                      <w:szCs w:val="20"/>
                    </w:rPr>
                    <m:t>'</m:t>
                  </m:r>
                </w:del>
              </m:sup>
            </m:sSup>
            <m:ctrlPr>
              <w:del w:id="1673" w:author="ankit bhatia" w:date="2016-12-12T11:31:00Z">
                <w:rPr>
                  <w:rFonts w:ascii="Cambria Math" w:hAnsi="Cambria Math" w:cstheme="majorBidi"/>
                  <w:i/>
                  <w:sz w:val="20"/>
                  <w:szCs w:val="20"/>
                </w:rPr>
              </w:del>
            </m:ctrlPr>
          </m:e>
          <m:sub>
            <w:del w:id="1674" w:author="ankit bhatia" w:date="2016-12-12T11:31:00Z">
              <m:r>
                <w:rPr>
                  <w:rFonts w:ascii="Cambria Math" w:hAnsi="Cambria Math" w:cstheme="majorBidi"/>
                  <w:sz w:val="20"/>
                  <w:szCs w:val="20"/>
                </w:rPr>
                <m:t>fd</m:t>
              </m:r>
            </w:del>
          </m:sub>
        </m:sSub>
        <w:del w:id="1675" w:author="ankit bhatia" w:date="2016-12-12T11:31:00Z">
          <m:r>
            <m:rPr>
              <m:sty m:val="p"/>
            </m:rPr>
            <w:rPr>
              <w:rFonts w:ascii="Cambria Math" w:hAnsi="Cambria Math" w:cstheme="majorBidi"/>
              <w:sz w:val="20"/>
              <w:szCs w:val="20"/>
            </w:rPr>
            <m:t>=</m:t>
          </m:r>
        </w:del>
        <m:sSub>
          <m:sSubPr>
            <m:ctrlPr>
              <w:del w:id="1676" w:author="ankit bhatia" w:date="2016-12-12T11:31:00Z">
                <w:rPr>
                  <w:rFonts w:ascii="Cambria Math" w:hAnsi="Cambria Math" w:cstheme="majorBidi"/>
                  <w:sz w:val="20"/>
                  <w:szCs w:val="20"/>
                </w:rPr>
              </w:del>
            </m:ctrlPr>
          </m:sSubPr>
          <m:e>
            <m:sSup>
              <m:sSupPr>
                <m:ctrlPr>
                  <w:del w:id="1677" w:author="ankit bhatia" w:date="2016-12-12T11:31:00Z">
                    <w:rPr>
                      <w:rFonts w:ascii="Cambria Math" w:hAnsi="Cambria Math" w:cstheme="majorBidi"/>
                      <w:i/>
                      <w:sz w:val="20"/>
                      <w:szCs w:val="20"/>
                    </w:rPr>
                  </w:del>
                </m:ctrlPr>
              </m:sSupPr>
              <m:e>
                <w:del w:id="1678" w:author="ankit bhatia" w:date="2016-12-12T11:31:00Z">
                  <m:r>
                    <w:rPr>
                      <w:rFonts w:ascii="Cambria Math" w:hAnsi="Cambria Math" w:cstheme="majorBidi"/>
                      <w:sz w:val="20"/>
                      <w:szCs w:val="20"/>
                    </w:rPr>
                    <m:t>X</m:t>
                  </m:r>
                </w:del>
                <m:ctrlPr>
                  <w:del w:id="1679" w:author="ankit bhatia" w:date="2016-12-12T11:31:00Z">
                    <w:rPr>
                      <w:rFonts w:ascii="Cambria Math" w:hAnsi="Cambria Math" w:cs="Cambria Math"/>
                      <w:sz w:val="20"/>
                      <w:szCs w:val="20"/>
                    </w:rPr>
                  </w:del>
                </m:ctrlPr>
              </m:e>
              <m:sup>
                <w:del w:id="1680" w:author="ankit bhatia" w:date="2016-12-12T11:31:00Z">
                  <m:r>
                    <w:rPr>
                      <w:rFonts w:ascii="Cambria Math" w:hAnsi="Cambria Math" w:cstheme="majorBidi"/>
                      <w:sz w:val="20"/>
                      <w:szCs w:val="20"/>
                    </w:rPr>
                    <m:t>'</m:t>
                  </m:r>
                </w:del>
              </m:sup>
            </m:sSup>
          </m:e>
          <m:sub>
            <w:del w:id="1681" w:author="ankit bhatia" w:date="2016-12-12T11:31:00Z">
              <m:r>
                <w:rPr>
                  <w:rFonts w:ascii="Cambria Math" w:hAnsi="Cambria Math" w:cstheme="majorBidi"/>
                  <w:sz w:val="20"/>
                  <w:szCs w:val="20"/>
                </w:rPr>
                <m:t>lfd</m:t>
              </m:r>
            </w:del>
          </m:sub>
        </m:sSub>
        <w:del w:id="1682" w:author="ankit bhatia" w:date="2016-12-12T11:31:00Z">
          <m:r>
            <m:rPr>
              <m:sty m:val="p"/>
            </m:rPr>
            <w:rPr>
              <w:rFonts w:ascii="Cambria Math" w:hAnsi="Cambria Math" w:cstheme="majorBidi"/>
              <w:sz w:val="20"/>
              <w:szCs w:val="20"/>
            </w:rPr>
            <m:t>+</m:t>
          </m:r>
        </w:del>
        <m:sSub>
          <m:sSubPr>
            <m:ctrlPr>
              <w:del w:id="1683" w:author="ankit bhatia" w:date="2016-12-12T11:31:00Z">
                <w:rPr>
                  <w:rFonts w:ascii="Cambria Math" w:hAnsi="Cambria Math" w:cstheme="majorBidi"/>
                  <w:sz w:val="20"/>
                  <w:szCs w:val="20"/>
                </w:rPr>
              </w:del>
            </m:ctrlPr>
          </m:sSubPr>
          <m:e>
            <w:del w:id="1684" w:author="ankit bhatia" w:date="2016-12-12T11:31:00Z">
              <m:r>
                <w:rPr>
                  <w:rFonts w:ascii="Cambria Math" w:hAnsi="Cambria Math" w:cstheme="majorBidi"/>
                  <w:sz w:val="20"/>
                  <w:szCs w:val="20"/>
                </w:rPr>
                <m:t>X</m:t>
              </m:r>
            </w:del>
          </m:e>
          <m:sub>
            <w:del w:id="1685" w:author="ankit bhatia" w:date="2016-12-12T11:31:00Z">
              <m:r>
                <w:rPr>
                  <w:rFonts w:ascii="Cambria Math" w:hAnsi="Cambria Math" w:cstheme="majorBidi"/>
                  <w:sz w:val="20"/>
                  <w:szCs w:val="20"/>
                </w:rPr>
                <m:t>md</m:t>
              </m:r>
            </w:del>
          </m:sub>
        </m:sSub>
      </m:oMath>
      <w:r w:rsidR="00451199">
        <w:rPr>
          <w:rFonts w:ascii="Times New Roman" w:eastAsiaTheme="minorEastAsia" w:hAnsi="Times New Roman" w:cs="Times New Roman"/>
          <w:sz w:val="20"/>
          <w:szCs w:val="20"/>
        </w:rPr>
        <w:tab/>
      </w:r>
      <w:del w:id="1686" w:author="ankit bhatia" w:date="2016-12-12T11:31:00Z">
        <w:r w:rsidR="00451199">
          <w:rPr>
            <w:rFonts w:ascii="Times New Roman" w:eastAsiaTheme="minorEastAsia" w:hAnsi="Times New Roman" w:cs="Times New Roman"/>
            <w:sz w:val="20"/>
            <w:szCs w:val="20"/>
          </w:rPr>
          <w:tab/>
        </w:r>
        <w:r w:rsidR="00451199">
          <w:rPr>
            <w:rFonts w:ascii="Times New Roman" w:eastAsiaTheme="minorEastAsia" w:hAnsi="Times New Roman" w:cs="Times New Roman"/>
            <w:sz w:val="20"/>
            <w:szCs w:val="20"/>
          </w:rPr>
          <w:tab/>
          <w:delText xml:space="preserve">    (19)</w:delText>
        </w:r>
      </w:del>
    </w:p>
    <w:p w:rsidR="00451199" w:rsidRDefault="00E1327A" w:rsidP="00451199">
      <w:pPr>
        <w:rPr>
          <w:del w:id="1687" w:author="ankit bhatia" w:date="2016-12-12T11:31:00Z"/>
          <w:rFonts w:ascii="Times New Roman" w:eastAsiaTheme="minorEastAsia" w:hAnsi="Times New Roman" w:cs="Times New Roman"/>
          <w:sz w:val="20"/>
          <w:szCs w:val="20"/>
        </w:rPr>
      </w:pPr>
      <m:oMath>
        <m:sSub>
          <m:sSubPr>
            <m:ctrlPr>
              <w:del w:id="1688" w:author="ankit bhatia" w:date="2016-12-12T11:31:00Z">
                <w:rPr>
                  <w:rFonts w:ascii="Cambria Math" w:hAnsi="Cambria Math" w:cstheme="majorBidi"/>
                  <w:sz w:val="20"/>
                  <w:szCs w:val="20"/>
                </w:rPr>
              </w:del>
            </m:ctrlPr>
          </m:sSubPr>
          <m:e>
            <m:sSup>
              <m:sSupPr>
                <m:ctrlPr>
                  <w:del w:id="1689" w:author="ankit bhatia" w:date="2016-12-12T11:31:00Z">
                    <w:rPr>
                      <w:rFonts w:ascii="Cambria Math" w:hAnsi="Cambria Math" w:cstheme="majorBidi"/>
                      <w:i/>
                      <w:sz w:val="20"/>
                      <w:szCs w:val="20"/>
                    </w:rPr>
                  </w:del>
                </m:ctrlPr>
              </m:sSupPr>
              <m:e>
                <w:del w:id="1690" w:author="ankit bhatia" w:date="2016-12-12T11:31:00Z">
                  <m:r>
                    <w:rPr>
                      <w:rFonts w:ascii="Cambria Math" w:hAnsi="Cambria Math" w:cstheme="majorBidi"/>
                      <w:sz w:val="20"/>
                      <w:szCs w:val="20"/>
                    </w:rPr>
                    <m:t>X</m:t>
                  </m:r>
                </w:del>
                <m:ctrlPr>
                  <w:del w:id="1691" w:author="ankit bhatia" w:date="2016-12-12T11:31:00Z">
                    <w:rPr>
                      <w:rFonts w:ascii="Cambria Math" w:hAnsi="Cambria Math" w:cs="Cambria Math"/>
                      <w:sz w:val="20"/>
                      <w:szCs w:val="20"/>
                    </w:rPr>
                  </w:del>
                </m:ctrlPr>
              </m:e>
              <m:sup>
                <w:del w:id="1692" w:author="ankit bhatia" w:date="2016-12-12T11:31:00Z">
                  <m:r>
                    <w:rPr>
                      <w:rFonts w:ascii="Cambria Math" w:hAnsi="Cambria Math" w:cstheme="majorBidi"/>
                      <w:sz w:val="20"/>
                      <w:szCs w:val="20"/>
                    </w:rPr>
                    <m:t>'</m:t>
                  </m:r>
                </w:del>
              </m:sup>
            </m:sSup>
            <m:ctrlPr>
              <w:del w:id="1693" w:author="ankit bhatia" w:date="2016-12-12T11:31:00Z">
                <w:rPr>
                  <w:rFonts w:ascii="Cambria Math" w:hAnsi="Cambria Math" w:cstheme="majorBidi"/>
                  <w:i/>
                  <w:sz w:val="20"/>
                  <w:szCs w:val="20"/>
                </w:rPr>
              </w:del>
            </m:ctrlPr>
          </m:e>
          <m:sub>
            <w:del w:id="1694" w:author="ankit bhatia" w:date="2016-12-12T11:31:00Z">
              <m:r>
                <w:rPr>
                  <w:rFonts w:ascii="Cambria Math" w:hAnsi="Cambria Math" w:cstheme="majorBidi"/>
                  <w:sz w:val="20"/>
                  <w:szCs w:val="20"/>
                </w:rPr>
                <m:t>kd</m:t>
              </m:r>
            </w:del>
          </m:sub>
        </m:sSub>
        <w:del w:id="1695" w:author="ankit bhatia" w:date="2016-12-12T11:31:00Z">
          <m:r>
            <m:rPr>
              <m:sty m:val="p"/>
            </m:rPr>
            <w:rPr>
              <w:rFonts w:ascii="Cambria Math" w:hAnsi="Cambria Math" w:cstheme="majorBidi"/>
              <w:sz w:val="20"/>
              <w:szCs w:val="20"/>
            </w:rPr>
            <m:t>=</m:t>
          </m:r>
        </w:del>
        <m:sSub>
          <m:sSubPr>
            <m:ctrlPr>
              <w:del w:id="1696" w:author="ankit bhatia" w:date="2016-12-12T11:31:00Z">
                <w:rPr>
                  <w:rFonts w:ascii="Cambria Math" w:hAnsi="Cambria Math" w:cstheme="majorBidi"/>
                  <w:sz w:val="20"/>
                  <w:szCs w:val="20"/>
                </w:rPr>
              </w:del>
            </m:ctrlPr>
          </m:sSubPr>
          <m:e>
            <m:sSup>
              <m:sSupPr>
                <m:ctrlPr>
                  <w:del w:id="1697" w:author="ankit bhatia" w:date="2016-12-12T11:31:00Z">
                    <w:rPr>
                      <w:rFonts w:ascii="Cambria Math" w:hAnsi="Cambria Math" w:cstheme="majorBidi"/>
                      <w:i/>
                      <w:sz w:val="20"/>
                      <w:szCs w:val="20"/>
                    </w:rPr>
                  </w:del>
                </m:ctrlPr>
              </m:sSupPr>
              <m:e>
                <w:del w:id="1698" w:author="ankit bhatia" w:date="2016-12-12T11:31:00Z">
                  <m:r>
                    <w:rPr>
                      <w:rFonts w:ascii="Cambria Math" w:hAnsi="Cambria Math" w:cstheme="majorBidi"/>
                      <w:sz w:val="20"/>
                      <w:szCs w:val="20"/>
                    </w:rPr>
                    <m:t>X</m:t>
                  </m:r>
                </w:del>
                <m:ctrlPr>
                  <w:del w:id="1699" w:author="ankit bhatia" w:date="2016-12-12T11:31:00Z">
                    <w:rPr>
                      <w:rFonts w:ascii="Cambria Math" w:hAnsi="Cambria Math" w:cs="Cambria Math"/>
                      <w:sz w:val="20"/>
                      <w:szCs w:val="20"/>
                    </w:rPr>
                  </w:del>
                </m:ctrlPr>
              </m:e>
              <m:sup>
                <w:del w:id="1700" w:author="ankit bhatia" w:date="2016-12-12T11:31:00Z">
                  <m:r>
                    <w:rPr>
                      <w:rFonts w:ascii="Cambria Math" w:hAnsi="Cambria Math" w:cstheme="majorBidi"/>
                      <w:sz w:val="20"/>
                      <w:szCs w:val="20"/>
                    </w:rPr>
                    <m:t>'</m:t>
                  </m:r>
                </w:del>
              </m:sup>
            </m:sSup>
          </m:e>
          <m:sub>
            <w:del w:id="1701" w:author="ankit bhatia" w:date="2016-12-12T11:31:00Z">
              <m:r>
                <w:rPr>
                  <w:rFonts w:ascii="Cambria Math" w:hAnsi="Cambria Math" w:cstheme="majorBidi"/>
                  <w:sz w:val="20"/>
                  <w:szCs w:val="20"/>
                </w:rPr>
                <m:t>lkd</m:t>
              </m:r>
            </w:del>
          </m:sub>
        </m:sSub>
        <w:del w:id="1702" w:author="ankit bhatia" w:date="2016-12-12T11:31:00Z">
          <m:r>
            <m:rPr>
              <m:sty m:val="p"/>
            </m:rPr>
            <w:rPr>
              <w:rFonts w:ascii="Cambria Math" w:hAnsi="Cambria Math" w:cstheme="majorBidi"/>
              <w:sz w:val="20"/>
              <w:szCs w:val="20"/>
            </w:rPr>
            <m:t>+</m:t>
          </m:r>
        </w:del>
        <m:sSub>
          <m:sSubPr>
            <m:ctrlPr>
              <w:del w:id="1703" w:author="ankit bhatia" w:date="2016-12-12T11:31:00Z">
                <w:rPr>
                  <w:rFonts w:ascii="Cambria Math" w:hAnsi="Cambria Math" w:cstheme="majorBidi"/>
                  <w:sz w:val="20"/>
                  <w:szCs w:val="20"/>
                </w:rPr>
              </w:del>
            </m:ctrlPr>
          </m:sSubPr>
          <m:e>
            <w:del w:id="1704" w:author="ankit bhatia" w:date="2016-12-12T11:31:00Z">
              <m:r>
                <w:rPr>
                  <w:rFonts w:ascii="Cambria Math" w:hAnsi="Cambria Math" w:cstheme="majorBidi"/>
                  <w:sz w:val="20"/>
                  <w:szCs w:val="20"/>
                </w:rPr>
                <m:t>X</m:t>
              </m:r>
            </w:del>
          </m:e>
          <m:sub>
            <w:del w:id="1705" w:author="ankit bhatia" w:date="2016-12-12T11:31:00Z">
              <m:r>
                <w:rPr>
                  <w:rFonts w:ascii="Cambria Math" w:hAnsi="Cambria Math" w:cstheme="majorBidi"/>
                  <w:sz w:val="20"/>
                  <w:szCs w:val="20"/>
                </w:rPr>
                <m:t>md</m:t>
              </m:r>
            </w:del>
          </m:sub>
        </m:sSub>
      </m:oMath>
      <w:r w:rsidR="00BE0F55">
        <w:rPr>
          <w:rFonts w:ascii="Times New Roman" w:eastAsiaTheme="minorEastAsia" w:hAnsi="Times New Roman" w:cs="Times New Roman"/>
          <w:sz w:val="20"/>
          <w:szCs w:val="20"/>
        </w:rPr>
        <w:tab/>
      </w:r>
      <w:del w:id="1706" w:author="ankit bhatia" w:date="2016-12-12T11:31:00Z">
        <w:r w:rsidR="00BE0F55">
          <w:rPr>
            <w:rFonts w:ascii="Times New Roman" w:eastAsiaTheme="minorEastAsia" w:hAnsi="Times New Roman" w:cs="Times New Roman"/>
            <w:sz w:val="20"/>
            <w:szCs w:val="20"/>
          </w:rPr>
          <w:tab/>
        </w:r>
        <w:r w:rsidR="00BE0F55">
          <w:rPr>
            <w:rFonts w:ascii="Times New Roman" w:eastAsiaTheme="minorEastAsia" w:hAnsi="Times New Roman" w:cs="Times New Roman"/>
            <w:sz w:val="20"/>
            <w:szCs w:val="20"/>
          </w:rPr>
          <w:tab/>
          <w:delText xml:space="preserve">    (20</w:delText>
        </w:r>
        <w:r w:rsidR="00451199">
          <w:rPr>
            <w:rFonts w:ascii="Times New Roman" w:eastAsiaTheme="minorEastAsia" w:hAnsi="Times New Roman" w:cs="Times New Roman"/>
            <w:sz w:val="20"/>
            <w:szCs w:val="20"/>
          </w:rPr>
          <w:delText>)</w:delText>
        </w:r>
      </w:del>
    </w:p>
    <w:p w:rsidR="00451199" w:rsidRDefault="00BE0F55" w:rsidP="00451199">
      <w:pPr>
        <w:rPr>
          <w:del w:id="1707" w:author="ankit bhatia" w:date="2016-12-12T11:31:00Z"/>
          <w:rFonts w:ascii="Times New Roman" w:eastAsiaTheme="minorEastAsia" w:hAnsi="Times New Roman" w:cs="Times New Roman"/>
          <w:sz w:val="20"/>
          <w:szCs w:val="20"/>
        </w:rPr>
      </w:pPr>
      <w:del w:id="1708" w:author="ankit bhatia" w:date="2016-12-12T11:31:00Z">
        <w:r>
          <w:rPr>
            <w:rFonts w:ascii="Times New Roman" w:eastAsiaTheme="minorEastAsia" w:hAnsi="Times New Roman" w:cs="Times New Roman"/>
            <w:sz w:val="20"/>
            <w:szCs w:val="20"/>
          </w:rPr>
          <w:delText xml:space="preserve">The </w:delText>
        </w:r>
        <w:proofErr w:type="spellStart"/>
        <w:r>
          <w:rPr>
            <w:rFonts w:ascii="Times New Roman" w:eastAsiaTheme="minorEastAsia" w:hAnsi="Times New Roman" w:cs="Times New Roman"/>
            <w:sz w:val="20"/>
            <w:szCs w:val="20"/>
          </w:rPr>
          <w:delText>reactances</w:delText>
        </w:r>
        <w:proofErr w:type="spellEnd"/>
        <w:r>
          <w:rPr>
            <w:rFonts w:ascii="Times New Roman" w:eastAsiaTheme="minorEastAsia" w:hAnsi="Times New Roman" w:cs="Times New Roman"/>
            <w:sz w:val="20"/>
            <w:szCs w:val="20"/>
          </w:rPr>
          <w:delText xml:space="preserve"> </w:delText>
        </w:r>
        <w:proofErr w:type="spellStart"/>
        <w:r>
          <w:rPr>
            <w:rFonts w:ascii="Times New Roman" w:eastAsiaTheme="minorEastAsia" w:hAnsi="Times New Roman" w:cs="Times New Roman"/>
            <w:sz w:val="20"/>
            <w:szCs w:val="20"/>
          </w:rPr>
          <w:delText>X</w:delText>
        </w:r>
        <w:r w:rsidRPr="00BE0F55">
          <w:rPr>
            <w:rFonts w:ascii="Times New Roman" w:eastAsiaTheme="minorEastAsia" w:hAnsi="Times New Roman" w:cs="Times New Roman"/>
            <w:sz w:val="20"/>
            <w:szCs w:val="20"/>
            <w:vertAlign w:val="subscript"/>
          </w:rPr>
          <w:delText>q</w:delText>
        </w:r>
        <w:proofErr w:type="spellEnd"/>
        <w:r>
          <w:rPr>
            <w:rFonts w:ascii="Times New Roman" w:eastAsiaTheme="minorEastAsia" w:hAnsi="Times New Roman" w:cs="Times New Roman"/>
            <w:sz w:val="20"/>
            <w:szCs w:val="20"/>
          </w:rPr>
          <w:delText xml:space="preserve"> and </w:delText>
        </w:r>
        <w:proofErr w:type="spellStart"/>
        <w:r>
          <w:rPr>
            <w:rFonts w:ascii="Times New Roman" w:eastAsiaTheme="minorEastAsia" w:hAnsi="Times New Roman" w:cs="Times New Roman"/>
            <w:sz w:val="20"/>
            <w:szCs w:val="20"/>
          </w:rPr>
          <w:delText>X</w:delText>
        </w:r>
        <w:r w:rsidRPr="00BE0F55">
          <w:rPr>
            <w:rFonts w:ascii="Times New Roman" w:eastAsiaTheme="minorEastAsia" w:hAnsi="Times New Roman" w:cs="Times New Roman"/>
            <w:sz w:val="20"/>
            <w:szCs w:val="20"/>
            <w:vertAlign w:val="subscript"/>
          </w:rPr>
          <w:delText>d</w:delText>
        </w:r>
        <w:proofErr w:type="spellEnd"/>
        <w:r>
          <w:rPr>
            <w:rFonts w:ascii="Times New Roman" w:eastAsiaTheme="minorEastAsia" w:hAnsi="Times New Roman" w:cs="Times New Roman"/>
            <w:sz w:val="20"/>
            <w:szCs w:val="20"/>
          </w:rPr>
          <w:delText xml:space="preserve">  are generally referred as q &amp; d axis reactances, respectively. The flux linkage per second can be expressed as </w:delText>
        </w:r>
      </w:del>
    </w:p>
    <w:p w:rsidR="00EC79AF" w:rsidRDefault="00BE0F55" w:rsidP="00AE40A5">
      <w:pPr>
        <w:pBdr>
          <w:bottom w:val="single" w:sz="6" w:space="1" w:color="auto"/>
        </w:pBdr>
        <w:rPr>
          <w:del w:id="1709" w:author="ankit bhatia" w:date="2016-12-12T11:31:00Z"/>
          <w:rFonts w:ascii="Times New Roman" w:eastAsiaTheme="minorEastAsia" w:hAnsi="Times New Roman" w:cs="Times New Roman"/>
          <w:sz w:val="20"/>
          <w:szCs w:val="20"/>
        </w:rPr>
      </w:pPr>
      <w:del w:id="1710" w:author="ankit bhatia" w:date="2016-12-12T11:31:00Z">
        <w:r>
          <w:rPr>
            <w:noProof/>
          </w:rPr>
          <w:drawing>
            <wp:inline distT="0" distB="0" distL="0" distR="0">
              <wp:extent cx="2743200" cy="1218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218565"/>
                      </a:xfrm>
                      <a:prstGeom prst="rect">
                        <a:avLst/>
                      </a:prstGeom>
                    </pic:spPr>
                  </pic:pic>
                </a:graphicData>
              </a:graphic>
            </wp:inline>
          </w:drawing>
        </w:r>
      </w:del>
    </w:p>
    <w:p w:rsidR="00273326" w:rsidRPr="00FA7368" w:rsidRDefault="00273326" w:rsidP="008A762A">
      <w:pPr>
        <w:outlineLvl w:val="0"/>
        <w:rPr>
          <w:del w:id="1711" w:author="ankit bhatia" w:date="2016-12-12T11:31:00Z"/>
          <w:rFonts w:ascii="Times New Roman" w:hAnsi="Times New Roman" w:cs="Times New Roman"/>
          <w:sz w:val="16"/>
          <w:szCs w:val="16"/>
        </w:rPr>
        <w:pPrChange w:id="1712" w:author="Onkar" w:date="2016-12-12T12:15:00Z">
          <w:pPr/>
        </w:pPrChange>
      </w:pPr>
      <w:del w:id="1713" w:author="ankit bhatia" w:date="2016-12-12T11:31:00Z">
        <w:r>
          <w:rPr>
            <w:rFonts w:ascii="Times New Roman" w:hAnsi="Times New Roman" w:cs="Times New Roman"/>
            <w:sz w:val="16"/>
            <w:szCs w:val="16"/>
          </w:rPr>
          <w:delText>Still to be changed</w:delText>
        </w:r>
      </w:del>
    </w:p>
    <w:p w:rsidR="00273326" w:rsidRDefault="00273326" w:rsidP="00D120BE">
      <w:pPr>
        <w:rPr>
          <w:del w:id="1714" w:author="ankit bhatia" w:date="2016-12-12T11:31:00Z"/>
          <w:rFonts w:asciiTheme="majorBidi" w:hAnsiTheme="majorBidi" w:cstheme="majorBidi"/>
          <w:sz w:val="20"/>
          <w:szCs w:val="20"/>
        </w:rPr>
      </w:pPr>
    </w:p>
    <w:p w:rsidR="0036088E" w:rsidRDefault="0036088E" w:rsidP="00D120BE">
      <w:pPr>
        <w:rPr>
          <w:rFonts w:asciiTheme="majorBidi" w:hAnsiTheme="majorBidi" w:cstheme="majorBidi"/>
          <w:sz w:val="20"/>
          <w:szCs w:val="20"/>
        </w:rPr>
      </w:pPr>
      <w:r>
        <w:rPr>
          <w:rFonts w:asciiTheme="majorBidi" w:hAnsiTheme="majorBidi" w:cstheme="majorBidi"/>
          <w:sz w:val="20"/>
          <w:szCs w:val="20"/>
        </w:rPr>
        <w:t>MATLAB Simulation</w:t>
      </w:r>
    </w:p>
    <w:p w:rsidR="0036088E" w:rsidRPr="002535D4" w:rsidRDefault="0036088E" w:rsidP="002535D4">
      <w:pPr>
        <w:rPr>
          <w:ins w:id="1715" w:author="ankit bhatia" w:date="2016-12-12T11:31:00Z"/>
          <w:rFonts w:ascii="Times New Roman" w:hAnsi="Times New Roman" w:cs="Times New Roman"/>
          <w:sz w:val="16"/>
          <w:szCs w:val="16"/>
        </w:rPr>
      </w:pPr>
    </w:p>
    <w:p w:rsidR="0036088E" w:rsidRDefault="006A09CF" w:rsidP="0036088E">
      <w:pPr>
        <w:rPr>
          <w:del w:id="1716" w:author="aryan varma" w:date="2016-12-12T12:15:00Z"/>
        </w:rPr>
      </w:pPr>
      <w:del w:id="1717" w:author="aryan varma" w:date="2016-12-12T12:15:00Z">
        <w:r>
          <w:rPr>
            <w:noProof/>
          </w:rPr>
          <w:drawing>
            <wp:inline distT="0" distB="0" distL="0" distR="0">
              <wp:extent cx="3033591" cy="1704975"/>
              <wp:effectExtent l="0" t="0" r="0" b="0"/>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39779" cy="1708453"/>
                      </a:xfrm>
                      <a:prstGeom prst="rect">
                        <a:avLst/>
                      </a:prstGeom>
                    </pic:spPr>
                  </pic:pic>
                </a:graphicData>
              </a:graphic>
            </wp:inline>
          </w:drawing>
        </w:r>
      </w:del>
    </w:p>
    <w:p w:rsidR="0036088E" w:rsidRDefault="006A09CF" w:rsidP="0036088E">
      <w:pPr>
        <w:rPr>
          <w:ins w:id="1718" w:author="aryan varma" w:date="2016-12-12T12:15:00Z"/>
        </w:rPr>
      </w:pPr>
      <w:ins w:id="1719" w:author="aryan varma" w:date="2016-12-12T12:15:00Z">
        <w:r>
          <w:rPr>
            <w:noProof/>
          </w:rPr>
          <w:drawing>
            <wp:inline distT="0" distB="0" distL="0" distR="0">
              <wp:extent cx="3033591" cy="1704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039779" cy="1708453"/>
                      </a:xfrm>
                      <a:prstGeom prst="rect">
                        <a:avLst/>
                      </a:prstGeom>
                    </pic:spPr>
                  </pic:pic>
                </a:graphicData>
              </a:graphic>
            </wp:inline>
          </w:drawing>
        </w:r>
      </w:ins>
    </w:p>
    <w:p w:rsidR="0036088E" w:rsidRPr="002535D4" w:rsidRDefault="002535D4" w:rsidP="002535D4">
      <w:pPr>
        <w:jc w:val="center"/>
        <w:rPr>
          <w:rFonts w:ascii="Times New Roman" w:hAnsi="Times New Roman" w:cs="Times New Roman"/>
          <w:sz w:val="16"/>
          <w:szCs w:val="16"/>
        </w:rPr>
      </w:pPr>
      <w:proofErr w:type="gramStart"/>
      <w:r>
        <w:rPr>
          <w:rFonts w:ascii="Times New Roman" w:hAnsi="Times New Roman" w:cs="Times New Roman"/>
          <w:sz w:val="16"/>
          <w:szCs w:val="16"/>
        </w:rPr>
        <w:t>Fig. 4.</w:t>
      </w:r>
      <w:proofErr w:type="gramEnd"/>
      <w:r w:rsidR="0036088E" w:rsidRPr="002535D4">
        <w:rPr>
          <w:rFonts w:ascii="Times New Roman" w:hAnsi="Times New Roman" w:cs="Times New Roman"/>
          <w:sz w:val="16"/>
          <w:szCs w:val="16"/>
        </w:rPr>
        <w:t xml:space="preserve"> Input Rotor Speed, Wind Torque and output Torque</w:t>
      </w:r>
    </w:p>
    <w:p w:rsidR="0036088E" w:rsidRPr="00C67553" w:rsidRDefault="0036088E" w:rsidP="002535D4">
      <w:pPr>
        <w:jc w:val="center"/>
        <w:rPr>
          <w:rFonts w:asciiTheme="majorBidi" w:hAnsiTheme="majorBidi" w:cstheme="majorBidi"/>
          <w:sz w:val="20"/>
          <w:szCs w:val="20"/>
        </w:rPr>
      </w:pPr>
      <w:del w:id="1720" w:author="aryan varma" w:date="2016-12-12T12:15:00Z">
        <w:r>
          <w:rPr>
            <w:noProof/>
          </w:rPr>
          <w:drawing>
            <wp:inline distT="0" distB="0" distL="0" distR="0">
              <wp:extent cx="2970594" cy="1670007"/>
              <wp:effectExtent l="0" t="0" r="1270" b="6985"/>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990134" cy="1680992"/>
                      </a:xfrm>
                      <a:prstGeom prst="rect">
                        <a:avLst/>
                      </a:prstGeom>
                    </pic:spPr>
                  </pic:pic>
                </a:graphicData>
              </a:graphic>
            </wp:inline>
          </w:drawing>
        </w:r>
        <w:r w:rsidR="002535D4">
          <w:rPr>
            <w:rFonts w:ascii="Times New Roman" w:hAnsi="Times New Roman" w:cs="Times New Roman"/>
            <w:sz w:val="16"/>
            <w:szCs w:val="16"/>
          </w:rPr>
          <w:delText>Fig.</w:delText>
        </w:r>
      </w:del>
      <w:ins w:id="1721" w:author="aryan varma" w:date="2016-12-12T12:15:00Z">
        <w:r>
          <w:rPr>
            <w:noProof/>
          </w:rPr>
          <w:drawing>
            <wp:inline distT="0" distB="0" distL="0" distR="0">
              <wp:extent cx="2970594" cy="1670007"/>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990134" cy="1680992"/>
                      </a:xfrm>
                      <a:prstGeom prst="rect">
                        <a:avLst/>
                      </a:prstGeom>
                    </pic:spPr>
                  </pic:pic>
                </a:graphicData>
              </a:graphic>
            </wp:inline>
          </w:drawing>
        </w:r>
        <w:proofErr w:type="gramStart"/>
        <w:r w:rsidR="002535D4">
          <w:rPr>
            <w:rFonts w:ascii="Times New Roman" w:hAnsi="Times New Roman" w:cs="Times New Roman"/>
            <w:sz w:val="16"/>
            <w:szCs w:val="16"/>
          </w:rPr>
          <w:t>Fig.</w:t>
        </w:r>
      </w:ins>
      <w:r w:rsidR="002535D4">
        <w:rPr>
          <w:rFonts w:ascii="Times New Roman" w:hAnsi="Times New Roman" w:cs="Times New Roman"/>
          <w:sz w:val="16"/>
          <w:szCs w:val="16"/>
        </w:rPr>
        <w:t xml:space="preserve"> 5.</w:t>
      </w:r>
      <w:proofErr w:type="gramEnd"/>
      <w:r w:rsidRPr="002535D4">
        <w:rPr>
          <w:rFonts w:ascii="Times New Roman" w:hAnsi="Times New Roman" w:cs="Times New Roman"/>
          <w:sz w:val="16"/>
          <w:szCs w:val="16"/>
        </w:rPr>
        <w:t xml:space="preserve"> Output Voltage, Current and Power</w:t>
      </w:r>
    </w:p>
    <w:p w:rsidR="00D120BE" w:rsidRPr="00C67553" w:rsidRDefault="00D120BE" w:rsidP="00D120BE">
      <w:pPr>
        <w:rPr>
          <w:ins w:id="1722" w:author="ankit bhatia" w:date="2016-12-12T11:31:00Z"/>
          <w:rFonts w:asciiTheme="majorBidi" w:hAnsiTheme="majorBidi" w:cstheme="majorBidi"/>
          <w:sz w:val="20"/>
          <w:szCs w:val="20"/>
        </w:rPr>
      </w:pPr>
    </w:p>
    <w:p w:rsidR="00D120BE" w:rsidRPr="00FA7368" w:rsidRDefault="00D120BE" w:rsidP="00D120BE">
      <w:pPr>
        <w:rPr>
          <w:del w:id="1723" w:author="aryan varma" w:date="2016-12-12T12:15:00Z"/>
          <w:rFonts w:ascii="Times New Roman" w:hAnsi="Times New Roman"/>
          <w:sz w:val="16"/>
          <w:rPrChange w:id="1724" w:author="ankit bhatia" w:date="2016-12-12T11:31:00Z">
            <w:rPr>
              <w:del w:id="1725" w:author="aryan varma" w:date="2016-12-12T12:15:00Z"/>
              <w:rFonts w:asciiTheme="majorBidi" w:hAnsiTheme="majorBidi" w:cstheme="majorBidi"/>
              <w:sz w:val="20"/>
              <w:szCs w:val="20"/>
            </w:rPr>
          </w:rPrChange>
        </w:rPr>
      </w:pPr>
    </w:p>
    <w:p w:rsidR="003406BD" w:rsidRDefault="003406BD" w:rsidP="006839DA">
      <w:pPr>
        <w:pStyle w:val="ListParagraph"/>
        <w:numPr>
          <w:ilvl w:val="0"/>
          <w:numId w:val="3"/>
        </w:numPr>
        <w:jc w:val="center"/>
        <w:rPr>
          <w:rFonts w:ascii="Times New Roman" w:hAnsi="Times New Roman" w:cs="Times New Roman"/>
          <w:sz w:val="24"/>
          <w:szCs w:val="24"/>
        </w:rPr>
      </w:pPr>
      <w:r w:rsidRPr="006839DA">
        <w:rPr>
          <w:rFonts w:ascii="Times New Roman" w:hAnsi="Times New Roman" w:cs="Times New Roman"/>
          <w:sz w:val="24"/>
          <w:szCs w:val="24"/>
        </w:rPr>
        <w:t>Distributed system</w:t>
      </w:r>
    </w:p>
    <w:p w:rsidR="006839DA" w:rsidRPr="006839DA" w:rsidRDefault="006839DA" w:rsidP="006839DA">
      <w:pPr>
        <w:pStyle w:val="ListParagraph"/>
        <w:jc w:val="both"/>
        <w:rPr>
          <w:rFonts w:ascii="Times New Roman" w:hAnsi="Times New Roman" w:cs="Times New Roman"/>
          <w:sz w:val="24"/>
          <w:szCs w:val="24"/>
        </w:rPr>
      </w:pPr>
    </w:p>
    <w:p w:rsidR="006839DA" w:rsidRDefault="00F5670B" w:rsidP="00400AA5">
      <w:pPr>
        <w:jc w:val="both"/>
        <w:rPr>
          <w:rFonts w:ascii="Times New Roman" w:hAnsi="Times New Roman" w:cs="Times New Roman"/>
          <w:sz w:val="20"/>
          <w:szCs w:val="20"/>
        </w:rPr>
      </w:pPr>
      <w:r w:rsidRPr="006839DA">
        <w:rPr>
          <w:rFonts w:ascii="Times New Roman" w:hAnsi="Times New Roman" w:cs="Times New Roman"/>
          <w:sz w:val="20"/>
          <w:szCs w:val="20"/>
        </w:rPr>
        <w:t xml:space="preserve">3-Phase photovoltaic system is used for distributed system. Sunlight is available almost everywhere and the generated energy is emission-free. Solar panels are used to convert sunlight intensity to DC voltage. This voltage is fed into a 3-Phase DC-AC inverter to generate 3-Phase AC voltages. The inverter is driven by PWM signals to obtain 5 levels of modulated line to neutral voltages. These </w:t>
      </w:r>
      <w:r w:rsidR="00E11211" w:rsidRPr="006839DA">
        <w:rPr>
          <w:rFonts w:ascii="Times New Roman" w:hAnsi="Times New Roman" w:cs="Times New Roman"/>
          <w:sz w:val="20"/>
          <w:szCs w:val="20"/>
        </w:rPr>
        <w:t>voltages</w:t>
      </w:r>
      <w:r w:rsidRPr="006839DA">
        <w:rPr>
          <w:rFonts w:ascii="Times New Roman" w:hAnsi="Times New Roman" w:cs="Times New Roman"/>
          <w:sz w:val="20"/>
          <w:szCs w:val="20"/>
        </w:rPr>
        <w:t xml:space="preserve"> then are filtered using low pass </w:t>
      </w:r>
      <w:bookmarkStart w:id="1726" w:name="_GoBack"/>
      <w:bookmarkEnd w:id="1726"/>
      <w:r w:rsidRPr="006839DA">
        <w:rPr>
          <w:rFonts w:ascii="Times New Roman" w:hAnsi="Times New Roman" w:cs="Times New Roman"/>
          <w:sz w:val="20"/>
          <w:szCs w:val="20"/>
        </w:rPr>
        <w:t xml:space="preserve">filter to produce a smooth </w:t>
      </w:r>
      <w:r w:rsidR="00400AA5" w:rsidRPr="006839DA">
        <w:rPr>
          <w:rFonts w:ascii="Times New Roman" w:hAnsi="Times New Roman" w:cs="Times New Roman"/>
          <w:sz w:val="20"/>
          <w:szCs w:val="20"/>
        </w:rPr>
        <w:t>sinusoidal</w:t>
      </w:r>
      <w:r w:rsidRPr="006839DA">
        <w:rPr>
          <w:rFonts w:ascii="Times New Roman" w:hAnsi="Times New Roman" w:cs="Times New Roman"/>
          <w:sz w:val="20"/>
          <w:szCs w:val="20"/>
        </w:rPr>
        <w:t xml:space="preserve"> voltage.   Next section will discuss each step in details.</w:t>
      </w:r>
    </w:p>
    <w:p w:rsidR="004B76C2" w:rsidRPr="006839DA" w:rsidRDefault="00F23C58" w:rsidP="003406BD">
      <w:pPr>
        <w:rPr>
          <w:rFonts w:ascii="Times New Roman" w:hAnsi="Times New Roman" w:cs="Times New Roman"/>
          <w:sz w:val="20"/>
          <w:szCs w:val="20"/>
        </w:rPr>
      </w:pPr>
      <w:r w:rsidRPr="006839DA">
        <w:rPr>
          <w:rFonts w:ascii="Times New Roman" w:hAnsi="Times New Roman" w:cs="Times New Roman"/>
          <w:sz w:val="20"/>
          <w:szCs w:val="20"/>
        </w:rPr>
        <w:t>PULSE WIDTH MODULATION</w:t>
      </w:r>
      <w:r w:rsidR="004B76C2" w:rsidRPr="006839DA">
        <w:rPr>
          <w:rFonts w:ascii="Times New Roman" w:hAnsi="Times New Roman" w:cs="Times New Roman"/>
          <w:sz w:val="20"/>
          <w:szCs w:val="20"/>
        </w:rPr>
        <w:t xml:space="preserve"> (PWM)</w:t>
      </w:r>
    </w:p>
    <w:p w:rsidR="004B76C2" w:rsidRPr="00FA7368" w:rsidRDefault="004B76C2" w:rsidP="00FA7368">
      <w:pPr>
        <w:jc w:val="both"/>
        <w:rPr>
          <w:rFonts w:ascii="Times New Roman" w:hAnsi="Times New Roman" w:cs="Times New Roman"/>
          <w:sz w:val="20"/>
          <w:szCs w:val="20"/>
        </w:rPr>
      </w:pPr>
      <w:r w:rsidRPr="00FA7368">
        <w:rPr>
          <w:rFonts w:ascii="Times New Roman" w:hAnsi="Times New Roman" w:cs="Times New Roman"/>
          <w:sz w:val="20"/>
          <w:szCs w:val="20"/>
        </w:rPr>
        <w:t xml:space="preserve">PWM is a technique used to generate pulse signals with varied duty cycles. Duty cycle is percentage of on time to period of one cycle. The average value of voltage is depending on the duty cycle. A 100% duty cycle means output voltage is always on and 50% duty cycle means average voltage is 50% of source voltage. Below is a figure shows different duty cycle. Switching frequency of PWM has to be much greater than the operating frequency to result with a smooth waveform. </w:t>
      </w:r>
    </w:p>
    <w:p w:rsidR="004B76C2" w:rsidRPr="00A367EC" w:rsidRDefault="004B76C2" w:rsidP="004B76C2">
      <w:pPr>
        <w:jc w:val="center"/>
        <w:rPr>
          <w:del w:id="1727" w:author="aryan varma" w:date="2016-12-12T12:15:00Z"/>
          <w:rFonts w:ascii="Times New Roman" w:hAnsi="Times New Roman" w:cs="Times New Roman"/>
          <w:sz w:val="16"/>
          <w:szCs w:val="16"/>
        </w:rPr>
      </w:pPr>
      <w:del w:id="1728" w:author="aryan varma" w:date="2016-12-12T12:15:00Z">
        <w:r w:rsidRPr="00A367EC">
          <w:rPr>
            <w:rFonts w:ascii="Times New Roman" w:hAnsi="Times New Roman" w:cs="Times New Roman"/>
            <w:noProof/>
            <w:sz w:val="16"/>
            <w:szCs w:val="16"/>
          </w:rPr>
          <w:drawing>
            <wp:inline distT="0" distB="0" distL="0" distR="0">
              <wp:extent cx="2659346" cy="2000250"/>
              <wp:effectExtent l="0" t="0" r="8255" b="0"/>
              <wp:docPr id="16" name="Picture 6" descr="C:\Users\kk851\Documents\My documents\Acadamia\Spring 2015\EE610\Project\PWM\PWM_duty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851\Documents\My documents\Acadamia\Spring 2015\EE610\Project\PWM\PWM_dutyCycle.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8429" cy="2044690"/>
                      </a:xfrm>
                      <a:prstGeom prst="rect">
                        <a:avLst/>
                      </a:prstGeom>
                      <a:noFill/>
                      <a:ln>
                        <a:noFill/>
                      </a:ln>
                    </pic:spPr>
                  </pic:pic>
                </a:graphicData>
              </a:graphic>
            </wp:inline>
          </w:drawing>
        </w:r>
      </w:del>
    </w:p>
    <w:p w:rsidR="004B76C2" w:rsidRPr="00A367EC" w:rsidRDefault="004B76C2" w:rsidP="004B76C2">
      <w:pPr>
        <w:jc w:val="center"/>
        <w:rPr>
          <w:ins w:id="1729" w:author="aryan varma" w:date="2016-12-12T12:15:00Z"/>
          <w:rFonts w:ascii="Times New Roman" w:hAnsi="Times New Roman" w:cs="Times New Roman"/>
          <w:sz w:val="16"/>
          <w:szCs w:val="16"/>
        </w:rPr>
      </w:pPr>
      <w:ins w:id="1730" w:author="aryan varma" w:date="2016-12-12T12:15:00Z">
        <w:r w:rsidRPr="00A367EC">
          <w:rPr>
            <w:rFonts w:ascii="Times New Roman" w:hAnsi="Times New Roman" w:cs="Times New Roman"/>
            <w:noProof/>
            <w:sz w:val="16"/>
            <w:szCs w:val="16"/>
          </w:rPr>
          <w:drawing>
            <wp:inline distT="0" distB="0" distL="0" distR="0">
              <wp:extent cx="2659346" cy="2000250"/>
              <wp:effectExtent l="0" t="0" r="8255" b="0"/>
              <wp:docPr id="6" name="Picture 6" descr="C:\Users\kk851\Documents\My documents\Acadamia\Spring 2015\EE610\Project\PWM\PWM_duty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851\Documents\My documents\Acadamia\Spring 2015\EE610\Project\PWM\PWM_dutyCycle.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8429" cy="2044690"/>
                      </a:xfrm>
                      <a:prstGeom prst="rect">
                        <a:avLst/>
                      </a:prstGeom>
                      <a:noFill/>
                      <a:ln>
                        <a:noFill/>
                      </a:ln>
                    </pic:spPr>
                  </pic:pic>
                </a:graphicData>
              </a:graphic>
            </wp:inline>
          </w:drawing>
        </w:r>
      </w:ins>
    </w:p>
    <w:p w:rsidR="004B76C2" w:rsidRPr="00A367EC" w:rsidRDefault="002535D4" w:rsidP="004B76C2">
      <w:pPr>
        <w:jc w:val="center"/>
        <w:rPr>
          <w:rFonts w:ascii="Times New Roman" w:hAnsi="Times New Roman" w:cs="Times New Roman"/>
          <w:sz w:val="16"/>
          <w:szCs w:val="16"/>
        </w:rPr>
      </w:pPr>
      <w:proofErr w:type="gramStart"/>
      <w:r>
        <w:rPr>
          <w:rFonts w:ascii="Times New Roman" w:hAnsi="Times New Roman" w:cs="Times New Roman"/>
          <w:sz w:val="16"/>
          <w:szCs w:val="16"/>
        </w:rPr>
        <w:t>Fig. 6</w:t>
      </w:r>
      <w:r w:rsidR="00F23C58">
        <w:rPr>
          <w:rFonts w:ascii="Times New Roman" w:hAnsi="Times New Roman" w:cs="Times New Roman"/>
          <w:sz w:val="16"/>
          <w:szCs w:val="16"/>
        </w:rPr>
        <w:t>.</w:t>
      </w:r>
      <w:proofErr w:type="gramEnd"/>
      <w:r w:rsidR="00F23C58">
        <w:rPr>
          <w:rFonts w:ascii="Times New Roman" w:hAnsi="Times New Roman" w:cs="Times New Roman"/>
          <w:sz w:val="16"/>
          <w:szCs w:val="16"/>
        </w:rPr>
        <w:t xml:space="preserve"> </w:t>
      </w:r>
      <w:r w:rsidR="004B76C2" w:rsidRPr="00A367EC">
        <w:rPr>
          <w:rFonts w:ascii="Times New Roman" w:hAnsi="Times New Roman" w:cs="Times New Roman"/>
          <w:sz w:val="16"/>
          <w:szCs w:val="16"/>
        </w:rPr>
        <w:t xml:space="preserve"> Duty cycle</w:t>
      </w:r>
    </w:p>
    <w:p w:rsidR="004B76C2" w:rsidRPr="00FA7368" w:rsidRDefault="004B76C2" w:rsidP="00F5670B">
      <w:pPr>
        <w:jc w:val="both"/>
        <w:rPr>
          <w:rFonts w:ascii="Times New Roman" w:hAnsi="Times New Roman" w:cs="Times New Roman"/>
          <w:sz w:val="20"/>
          <w:szCs w:val="20"/>
        </w:rPr>
      </w:pPr>
      <w:r w:rsidRPr="00FA7368">
        <w:rPr>
          <w:rFonts w:ascii="Times New Roman" w:hAnsi="Times New Roman" w:cs="Times New Roman"/>
          <w:sz w:val="20"/>
          <w:szCs w:val="20"/>
        </w:rPr>
        <w:t xml:space="preserve">The basic principle behind PWM as it is pictured below, it employs two signals; one is a sinusoidal waveform with operating frequency of reference signal and the other one is a triangular waveform with much higher frequency. These two signals feed into a comparator and the comparator outputs modulated signal as pictured </w:t>
      </w:r>
      <w:r w:rsidR="00F5670B">
        <w:rPr>
          <w:rFonts w:ascii="Times New Roman" w:hAnsi="Times New Roman" w:cs="Times New Roman"/>
          <w:sz w:val="20"/>
          <w:szCs w:val="20"/>
        </w:rPr>
        <w:t>in figure 8</w:t>
      </w:r>
      <w:r w:rsidRPr="00FA7368">
        <w:rPr>
          <w:rFonts w:ascii="Times New Roman" w:hAnsi="Times New Roman" w:cs="Times New Roman"/>
          <w:sz w:val="20"/>
          <w:szCs w:val="20"/>
        </w:rPr>
        <w:t>.</w:t>
      </w:r>
    </w:p>
    <w:p w:rsidR="00400AA5" w:rsidRDefault="004B76C2" w:rsidP="004B76C2">
      <w:pPr>
        <w:jc w:val="center"/>
        <w:rPr>
          <w:del w:id="1731" w:author="aryan varma" w:date="2016-12-12T12:15:00Z"/>
          <w:rFonts w:ascii="Times New Roman" w:hAnsi="Times New Roman" w:cs="Times New Roman"/>
          <w:sz w:val="16"/>
          <w:szCs w:val="16"/>
        </w:rPr>
      </w:pPr>
      <w:del w:id="1732" w:author="aryan varma" w:date="2016-12-12T12:15:00Z">
        <w:r w:rsidRPr="00A367EC">
          <w:rPr>
            <w:rFonts w:ascii="Times New Roman" w:hAnsi="Times New Roman" w:cs="Times New Roman"/>
            <w:noProof/>
            <w:sz w:val="16"/>
            <w:szCs w:val="16"/>
          </w:rPr>
          <w:drawing>
            <wp:inline distT="0" distB="0" distL="0" distR="0">
              <wp:extent cx="1757239" cy="1671027"/>
              <wp:effectExtent l="0" t="0" r="0" b="5715"/>
              <wp:docPr id="21" name="Picture 8" descr="C:\Users\kk851\Documents\My documents\Acadamia\Spring 2015\EE610\Project\PWM\PWM_Building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851\Documents\My documents\Acadamia\Spring 2015\EE610\Project\PWM\PWM_BuildingBlock.jpg"/>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77" r="12500" b="8272"/>
                      <a:stretch/>
                    </pic:blipFill>
                    <pic:spPr bwMode="auto">
                      <a:xfrm>
                        <a:off x="0" y="0"/>
                        <a:ext cx="1792695" cy="17047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del>
    </w:p>
    <w:p w:rsidR="00400AA5" w:rsidRDefault="004B76C2" w:rsidP="004B76C2">
      <w:pPr>
        <w:jc w:val="center"/>
        <w:rPr>
          <w:ins w:id="1733" w:author="aryan varma" w:date="2016-12-12T12:15:00Z"/>
          <w:rFonts w:ascii="Times New Roman" w:hAnsi="Times New Roman" w:cs="Times New Roman"/>
          <w:sz w:val="16"/>
          <w:szCs w:val="16"/>
        </w:rPr>
      </w:pPr>
      <w:ins w:id="1734" w:author="aryan varma" w:date="2016-12-12T12:15:00Z">
        <w:r w:rsidRPr="00A367EC">
          <w:rPr>
            <w:rFonts w:ascii="Times New Roman" w:hAnsi="Times New Roman" w:cs="Times New Roman"/>
            <w:noProof/>
            <w:sz w:val="16"/>
            <w:szCs w:val="16"/>
          </w:rPr>
          <w:drawing>
            <wp:inline distT="0" distB="0" distL="0" distR="0">
              <wp:extent cx="1757239" cy="1671027"/>
              <wp:effectExtent l="0" t="0" r="0" b="5715"/>
              <wp:docPr id="8" name="Picture 8" descr="C:\Users\kk851\Documents\My documents\Acadamia\Spring 2015\EE610\Project\PWM\PWM_Building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k851\Documents\My documents\Acadamia\Spring 2015\EE610\Project\PWM\PWM_BuildingBlock.jpg"/>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77" r="12500" b="8272"/>
                      <a:stretch/>
                    </pic:blipFill>
                    <pic:spPr bwMode="auto">
                      <a:xfrm>
                        <a:off x="0" y="0"/>
                        <a:ext cx="1792695" cy="17047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ins>
    </w:p>
    <w:p w:rsidR="00F23C58" w:rsidRDefault="00400AA5" w:rsidP="004B76C2">
      <w:pPr>
        <w:jc w:val="center"/>
        <w:rPr>
          <w:rFonts w:ascii="Times New Roman" w:hAnsi="Times New Roman" w:cs="Times New Roman"/>
          <w:sz w:val="16"/>
          <w:szCs w:val="16"/>
        </w:rPr>
      </w:pPr>
      <w:proofErr w:type="gramStart"/>
      <w:r>
        <w:rPr>
          <w:rFonts w:ascii="Times New Roman" w:hAnsi="Times New Roman" w:cs="Times New Roman"/>
          <w:sz w:val="16"/>
          <w:szCs w:val="16"/>
        </w:rPr>
        <w:t>Fig. 7.</w:t>
      </w:r>
      <w:proofErr w:type="gramEnd"/>
      <w:r>
        <w:rPr>
          <w:rFonts w:ascii="Times New Roman" w:hAnsi="Times New Roman" w:cs="Times New Roman"/>
          <w:sz w:val="16"/>
          <w:szCs w:val="16"/>
        </w:rPr>
        <w:t xml:space="preserve"> PWM Circuit</w:t>
      </w:r>
    </w:p>
    <w:p w:rsidR="004B76C2" w:rsidRPr="00A367EC" w:rsidRDefault="004B76C2" w:rsidP="004B76C2">
      <w:pPr>
        <w:jc w:val="center"/>
        <w:rPr>
          <w:del w:id="1735" w:author="aryan varma" w:date="2016-12-12T12:15:00Z"/>
          <w:rFonts w:ascii="Times New Roman" w:hAnsi="Times New Roman" w:cs="Times New Roman"/>
          <w:sz w:val="16"/>
          <w:szCs w:val="16"/>
        </w:rPr>
      </w:pPr>
      <w:del w:id="1736" w:author="aryan varma" w:date="2016-12-12T12:15:00Z">
        <w:r w:rsidRPr="00A367EC">
          <w:rPr>
            <w:rFonts w:ascii="Times New Roman" w:hAnsi="Times New Roman" w:cs="Times New Roman"/>
            <w:noProof/>
            <w:sz w:val="16"/>
            <w:szCs w:val="16"/>
          </w:rPr>
          <w:drawing>
            <wp:inline distT="0" distB="0" distL="0" distR="0">
              <wp:extent cx="2838292" cy="2047875"/>
              <wp:effectExtent l="0" t="0" r="635" b="0"/>
              <wp:docPr id="31" name="Picture 9" descr="C:\Users\kk851\Documents\My documents\Acadamia\Spring 2015\EE610\Project\PWM\PWM_OutputSig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851\Documents\My documents\Acadamia\Spring 2015\EE610\Project\PWM\PWM_OutputSignal.gif"/>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14" t="4948" r="2596" b="3961"/>
                      <a:stretch/>
                    </pic:blipFill>
                    <pic:spPr bwMode="auto">
                      <a:xfrm>
                        <a:off x="0" y="0"/>
                        <a:ext cx="2886840" cy="20829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del>
    </w:p>
    <w:p w:rsidR="004B76C2" w:rsidRPr="00A367EC" w:rsidRDefault="004B76C2" w:rsidP="004B76C2">
      <w:pPr>
        <w:jc w:val="center"/>
        <w:rPr>
          <w:ins w:id="1737" w:author="aryan varma" w:date="2016-12-12T12:15:00Z"/>
          <w:rFonts w:ascii="Times New Roman" w:hAnsi="Times New Roman" w:cs="Times New Roman"/>
          <w:sz w:val="16"/>
          <w:szCs w:val="16"/>
        </w:rPr>
      </w:pPr>
      <w:ins w:id="1738" w:author="aryan varma" w:date="2016-12-12T12:15:00Z">
        <w:r w:rsidRPr="00A367EC">
          <w:rPr>
            <w:rFonts w:ascii="Times New Roman" w:hAnsi="Times New Roman" w:cs="Times New Roman"/>
            <w:noProof/>
            <w:sz w:val="16"/>
            <w:szCs w:val="16"/>
          </w:rPr>
          <w:drawing>
            <wp:inline distT="0" distB="0" distL="0" distR="0">
              <wp:extent cx="2838292" cy="2047875"/>
              <wp:effectExtent l="0" t="0" r="635" b="0"/>
              <wp:docPr id="9" name="Picture 9" descr="C:\Users\kk851\Documents\My documents\Acadamia\Spring 2015\EE610\Project\PWM\PWM_OutputSig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k851\Documents\My documents\Acadamia\Spring 2015\EE610\Project\PWM\PWM_OutputSignal.gif"/>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14" t="4948" r="2596" b="3961"/>
                      <a:stretch/>
                    </pic:blipFill>
                    <pic:spPr bwMode="auto">
                      <a:xfrm>
                        <a:off x="0" y="0"/>
                        <a:ext cx="2886840" cy="20829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ins>
    </w:p>
    <w:p w:rsidR="004B76C2" w:rsidRPr="00A367EC" w:rsidRDefault="002535D4" w:rsidP="004B76C2">
      <w:pPr>
        <w:jc w:val="center"/>
        <w:rPr>
          <w:rFonts w:ascii="Times New Roman" w:hAnsi="Times New Roman" w:cs="Times New Roman"/>
          <w:sz w:val="16"/>
          <w:szCs w:val="16"/>
        </w:rPr>
      </w:pPr>
      <w:proofErr w:type="gramStart"/>
      <w:r>
        <w:rPr>
          <w:rFonts w:ascii="Times New Roman" w:hAnsi="Times New Roman" w:cs="Times New Roman"/>
          <w:sz w:val="16"/>
          <w:szCs w:val="16"/>
        </w:rPr>
        <w:t>Fig. 8</w:t>
      </w:r>
      <w:r w:rsidR="00F23C58">
        <w:rPr>
          <w:rFonts w:ascii="Times New Roman" w:hAnsi="Times New Roman" w:cs="Times New Roman"/>
          <w:sz w:val="16"/>
          <w:szCs w:val="16"/>
        </w:rPr>
        <w:t>.</w:t>
      </w:r>
      <w:proofErr w:type="gramEnd"/>
      <w:r w:rsidR="00F23C58">
        <w:rPr>
          <w:rFonts w:ascii="Times New Roman" w:hAnsi="Times New Roman" w:cs="Times New Roman"/>
          <w:sz w:val="16"/>
          <w:szCs w:val="16"/>
        </w:rPr>
        <w:t xml:space="preserve"> Output Waveform</w:t>
      </w:r>
    </w:p>
    <w:p w:rsidR="004B76C2" w:rsidRPr="00FA7368" w:rsidRDefault="004B76C2" w:rsidP="00FA7368">
      <w:pPr>
        <w:jc w:val="both"/>
        <w:rPr>
          <w:rFonts w:ascii="Times New Roman" w:hAnsi="Times New Roman" w:cs="Times New Roman"/>
          <w:sz w:val="20"/>
          <w:szCs w:val="20"/>
        </w:rPr>
      </w:pPr>
      <w:r w:rsidRPr="00FA7368">
        <w:rPr>
          <w:rFonts w:ascii="Times New Roman" w:hAnsi="Times New Roman" w:cs="Times New Roman"/>
          <w:sz w:val="20"/>
          <w:szCs w:val="20"/>
        </w:rPr>
        <w:t xml:space="preserve">The biggest advantage of using PWM is, the load will dissipate less heat due to switching frequency reduces power loss. Another advantage is the odd harmonics can be placed far away from fundamental frequency which minimize the cost of designing a low pass filter. </w:t>
      </w:r>
    </w:p>
    <w:p w:rsidR="004B76C2" w:rsidRPr="00FA7368" w:rsidRDefault="004B76C2" w:rsidP="005450B7">
      <w:pPr>
        <w:jc w:val="both"/>
        <w:rPr>
          <w:rFonts w:ascii="Times New Roman" w:hAnsi="Times New Roman" w:cs="Times New Roman"/>
          <w:sz w:val="20"/>
          <w:szCs w:val="20"/>
        </w:rPr>
      </w:pPr>
      <w:r w:rsidRPr="00FA7368">
        <w:rPr>
          <w:rFonts w:ascii="Times New Roman" w:hAnsi="Times New Roman" w:cs="Times New Roman"/>
          <w:sz w:val="20"/>
          <w:szCs w:val="20"/>
        </w:rPr>
        <w:t xml:space="preserve">In this project, 3 PWM circuits have been modeled to generated 3 signals and their inverted versions with 120 degree offset as pictured in figure </w:t>
      </w:r>
      <w:r w:rsidR="005450B7">
        <w:rPr>
          <w:rFonts w:ascii="Times New Roman" w:hAnsi="Times New Roman" w:cs="Times New Roman"/>
          <w:sz w:val="20"/>
          <w:szCs w:val="20"/>
        </w:rPr>
        <w:t>9</w:t>
      </w:r>
      <w:r w:rsidRPr="00FA7368">
        <w:rPr>
          <w:rFonts w:ascii="Times New Roman" w:hAnsi="Times New Roman" w:cs="Times New Roman"/>
          <w:sz w:val="20"/>
          <w:szCs w:val="20"/>
        </w:rPr>
        <w:t xml:space="preserve">. Each circuit is driving one leg of the DC-AC inverter to control two </w:t>
      </w:r>
      <w:r w:rsidR="005450B7">
        <w:rPr>
          <w:rFonts w:ascii="Times New Roman" w:hAnsi="Times New Roman" w:cs="Times New Roman"/>
          <w:sz w:val="20"/>
          <w:szCs w:val="20"/>
        </w:rPr>
        <w:t>switches as pictured in figure 10</w:t>
      </w:r>
      <w:r w:rsidRPr="00FA7368">
        <w:rPr>
          <w:rFonts w:ascii="Times New Roman" w:hAnsi="Times New Roman" w:cs="Times New Roman"/>
          <w:sz w:val="20"/>
          <w:szCs w:val="20"/>
        </w:rPr>
        <w:t xml:space="preserve">. </w:t>
      </w:r>
    </w:p>
    <w:p w:rsidR="004B76C2" w:rsidRPr="00A367EC" w:rsidRDefault="004B76C2" w:rsidP="004B76C2">
      <w:pPr>
        <w:jc w:val="center"/>
        <w:rPr>
          <w:del w:id="1739" w:author="aryan varma" w:date="2016-12-12T12:15:00Z"/>
          <w:rFonts w:ascii="Times New Roman" w:hAnsi="Times New Roman" w:cs="Times New Roman"/>
          <w:sz w:val="16"/>
          <w:szCs w:val="16"/>
        </w:rPr>
      </w:pPr>
      <w:del w:id="1740" w:author="aryan varma" w:date="2016-12-12T12:15:00Z">
        <w:r w:rsidRPr="00A367EC">
          <w:rPr>
            <w:rFonts w:ascii="Times New Roman" w:hAnsi="Times New Roman" w:cs="Times New Roman"/>
            <w:noProof/>
            <w:sz w:val="16"/>
            <w:szCs w:val="16"/>
          </w:rPr>
          <w:drawing>
            <wp:inline distT="0" distB="0" distL="0" distR="0">
              <wp:extent cx="2960123" cy="1609725"/>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398" t="4023" r="7955" b="5584"/>
                      <a:stretch/>
                    </pic:blipFill>
                    <pic:spPr>
                      <a:xfrm>
                        <a:off x="0" y="0"/>
                        <a:ext cx="3042569" cy="1654559"/>
                      </a:xfrm>
                      <a:prstGeom prst="rect">
                        <a:avLst/>
                      </a:prstGeom>
                    </pic:spPr>
                  </pic:pic>
                </a:graphicData>
              </a:graphic>
            </wp:inline>
          </w:drawing>
        </w:r>
      </w:del>
    </w:p>
    <w:p w:rsidR="004B76C2" w:rsidRPr="00A367EC" w:rsidRDefault="004B76C2" w:rsidP="004B76C2">
      <w:pPr>
        <w:jc w:val="center"/>
        <w:rPr>
          <w:ins w:id="1741" w:author="aryan varma" w:date="2016-12-12T12:15:00Z"/>
          <w:rFonts w:ascii="Times New Roman" w:hAnsi="Times New Roman" w:cs="Times New Roman"/>
          <w:sz w:val="16"/>
          <w:szCs w:val="16"/>
        </w:rPr>
      </w:pPr>
      <w:ins w:id="1742" w:author="aryan varma" w:date="2016-12-12T12:15:00Z">
        <w:r w:rsidRPr="00A367EC">
          <w:rPr>
            <w:rFonts w:ascii="Times New Roman" w:hAnsi="Times New Roman" w:cs="Times New Roman"/>
            <w:noProof/>
            <w:sz w:val="16"/>
            <w:szCs w:val="16"/>
          </w:rPr>
          <w:drawing>
            <wp:inline distT="0" distB="0" distL="0" distR="0">
              <wp:extent cx="2960123" cy="1609725"/>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398" t="4023" r="7955" b="5584"/>
                      <a:stretch/>
                    </pic:blipFill>
                    <pic:spPr>
                      <a:xfrm>
                        <a:off x="0" y="0"/>
                        <a:ext cx="3042569" cy="1654559"/>
                      </a:xfrm>
                      <a:prstGeom prst="rect">
                        <a:avLst/>
                      </a:prstGeom>
                    </pic:spPr>
                  </pic:pic>
                </a:graphicData>
              </a:graphic>
            </wp:inline>
          </w:drawing>
        </w:r>
      </w:ins>
    </w:p>
    <w:p w:rsidR="004B76C2" w:rsidRPr="00A367EC" w:rsidRDefault="002535D4" w:rsidP="004B76C2">
      <w:pPr>
        <w:jc w:val="center"/>
        <w:rPr>
          <w:rFonts w:ascii="Times New Roman" w:hAnsi="Times New Roman" w:cs="Times New Roman"/>
          <w:sz w:val="16"/>
          <w:szCs w:val="16"/>
        </w:rPr>
      </w:pPr>
      <w:proofErr w:type="gramStart"/>
      <w:r>
        <w:rPr>
          <w:rFonts w:ascii="Times New Roman" w:hAnsi="Times New Roman" w:cs="Times New Roman"/>
          <w:sz w:val="16"/>
          <w:szCs w:val="16"/>
        </w:rPr>
        <w:t>Fig. 9</w:t>
      </w:r>
      <w:r w:rsidR="00F23C58">
        <w:rPr>
          <w:rFonts w:ascii="Times New Roman" w:hAnsi="Times New Roman" w:cs="Times New Roman"/>
          <w:sz w:val="16"/>
          <w:szCs w:val="16"/>
        </w:rPr>
        <w:t>.</w:t>
      </w:r>
      <w:proofErr w:type="gramEnd"/>
      <w:r w:rsidR="004B76C2" w:rsidRPr="00A367EC">
        <w:rPr>
          <w:rFonts w:ascii="Times New Roman" w:hAnsi="Times New Roman" w:cs="Times New Roman"/>
          <w:sz w:val="16"/>
          <w:szCs w:val="16"/>
        </w:rPr>
        <w:t xml:space="preserve"> PWM Comparator inputs</w:t>
      </w:r>
    </w:p>
    <w:p w:rsidR="004B76C2" w:rsidRPr="00A367EC" w:rsidRDefault="004B76C2" w:rsidP="004B76C2">
      <w:pPr>
        <w:jc w:val="center"/>
        <w:rPr>
          <w:rFonts w:ascii="Times New Roman" w:hAnsi="Times New Roman" w:cs="Times New Roman"/>
          <w:sz w:val="16"/>
          <w:szCs w:val="16"/>
        </w:rPr>
      </w:pPr>
    </w:p>
    <w:p w:rsidR="004B76C2" w:rsidRPr="00A367EC" w:rsidRDefault="004B76C2" w:rsidP="004B76C2">
      <w:pPr>
        <w:jc w:val="center"/>
        <w:rPr>
          <w:del w:id="1743" w:author="aryan varma" w:date="2016-12-12T12:15:00Z"/>
          <w:rFonts w:ascii="Times New Roman" w:hAnsi="Times New Roman" w:cs="Times New Roman"/>
          <w:sz w:val="16"/>
          <w:szCs w:val="16"/>
        </w:rPr>
      </w:pPr>
      <w:del w:id="1744" w:author="aryan varma" w:date="2016-12-12T12:15:00Z">
        <w:r w:rsidRPr="00A367EC">
          <w:rPr>
            <w:rFonts w:ascii="Times New Roman" w:hAnsi="Times New Roman" w:cs="Times New Roman"/>
            <w:noProof/>
            <w:sz w:val="16"/>
            <w:szCs w:val="16"/>
          </w:rPr>
          <w:drawing>
            <wp:inline distT="0" distB="0" distL="0" distR="0">
              <wp:extent cx="2955961" cy="1600200"/>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080" t="3850" r="8636" b="7665"/>
                      <a:stretch/>
                    </pic:blipFill>
                    <pic:spPr>
                      <a:xfrm>
                        <a:off x="0" y="0"/>
                        <a:ext cx="3056443" cy="1654596"/>
                      </a:xfrm>
                      <a:prstGeom prst="rect">
                        <a:avLst/>
                      </a:prstGeom>
                    </pic:spPr>
                  </pic:pic>
                </a:graphicData>
              </a:graphic>
            </wp:inline>
          </w:drawing>
        </w:r>
      </w:del>
    </w:p>
    <w:p w:rsidR="004B76C2" w:rsidRPr="00A367EC" w:rsidRDefault="004B76C2" w:rsidP="004B76C2">
      <w:pPr>
        <w:jc w:val="center"/>
        <w:rPr>
          <w:ins w:id="1745" w:author="aryan varma" w:date="2016-12-12T12:15:00Z"/>
          <w:rFonts w:ascii="Times New Roman" w:hAnsi="Times New Roman" w:cs="Times New Roman"/>
          <w:sz w:val="16"/>
          <w:szCs w:val="16"/>
        </w:rPr>
      </w:pPr>
      <w:ins w:id="1746" w:author="aryan varma" w:date="2016-12-12T12:15:00Z">
        <w:r w:rsidRPr="00A367EC">
          <w:rPr>
            <w:rFonts w:ascii="Times New Roman" w:hAnsi="Times New Roman" w:cs="Times New Roman"/>
            <w:noProof/>
            <w:sz w:val="16"/>
            <w:szCs w:val="16"/>
          </w:rPr>
          <w:drawing>
            <wp:inline distT="0" distB="0" distL="0" distR="0">
              <wp:extent cx="2955961" cy="16002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080" t="3850" r="8636" b="7665"/>
                      <a:stretch/>
                    </pic:blipFill>
                    <pic:spPr>
                      <a:xfrm>
                        <a:off x="0" y="0"/>
                        <a:ext cx="3056443" cy="1654596"/>
                      </a:xfrm>
                      <a:prstGeom prst="rect">
                        <a:avLst/>
                      </a:prstGeom>
                    </pic:spPr>
                  </pic:pic>
                </a:graphicData>
              </a:graphic>
            </wp:inline>
          </w:drawing>
        </w:r>
      </w:ins>
    </w:p>
    <w:p w:rsidR="004B76C2" w:rsidRPr="00A367EC" w:rsidRDefault="002535D4" w:rsidP="004B76C2">
      <w:pPr>
        <w:jc w:val="center"/>
        <w:rPr>
          <w:rFonts w:ascii="Times New Roman" w:hAnsi="Times New Roman" w:cs="Times New Roman"/>
          <w:sz w:val="16"/>
          <w:szCs w:val="16"/>
        </w:rPr>
      </w:pPr>
      <w:proofErr w:type="gramStart"/>
      <w:r>
        <w:rPr>
          <w:rFonts w:ascii="Times New Roman" w:hAnsi="Times New Roman" w:cs="Times New Roman"/>
          <w:sz w:val="16"/>
          <w:szCs w:val="16"/>
        </w:rPr>
        <w:t>Fig. 10</w:t>
      </w:r>
      <w:r w:rsidR="00F23C58">
        <w:rPr>
          <w:rFonts w:ascii="Times New Roman" w:hAnsi="Times New Roman" w:cs="Times New Roman"/>
          <w:sz w:val="16"/>
          <w:szCs w:val="16"/>
        </w:rPr>
        <w:t>.</w:t>
      </w:r>
      <w:proofErr w:type="gramEnd"/>
      <w:r w:rsidR="004B76C2" w:rsidRPr="00A367EC">
        <w:rPr>
          <w:rFonts w:ascii="Times New Roman" w:hAnsi="Times New Roman" w:cs="Times New Roman"/>
          <w:sz w:val="16"/>
          <w:szCs w:val="16"/>
        </w:rPr>
        <w:t xml:space="preserve"> DC-AC inverter switches states</w:t>
      </w:r>
    </w:p>
    <w:p w:rsidR="004B76C2" w:rsidRPr="004008B2" w:rsidRDefault="004B76C2" w:rsidP="005450B7">
      <w:pPr>
        <w:jc w:val="both"/>
        <w:rPr>
          <w:rFonts w:ascii="Times New Roman" w:hAnsi="Times New Roman" w:cs="Times New Roman"/>
          <w:sz w:val="20"/>
          <w:szCs w:val="20"/>
        </w:rPr>
      </w:pPr>
      <w:r w:rsidRPr="00FA7368">
        <w:rPr>
          <w:rFonts w:ascii="Times New Roman" w:hAnsi="Times New Roman" w:cs="Times New Roman"/>
          <w:sz w:val="20"/>
          <w:szCs w:val="20"/>
        </w:rPr>
        <w:t xml:space="preserve">The modulation index chosen for PWM is 127 which from switching frequency of 7740 Hz and operating frequency of 60 Hz. This modulation index is a multiple of 3 to suppress even harmonic and push the first odd harmonic back to switching frequency region to easily eliminate it through a simple low pass filter. Figure </w:t>
      </w:r>
      <w:r w:rsidR="005450B7">
        <w:rPr>
          <w:rFonts w:ascii="Times New Roman" w:hAnsi="Times New Roman" w:cs="Times New Roman"/>
          <w:sz w:val="20"/>
          <w:szCs w:val="20"/>
        </w:rPr>
        <w:t>11</w:t>
      </w:r>
      <w:r w:rsidRPr="00FA7368">
        <w:rPr>
          <w:rFonts w:ascii="Times New Roman" w:hAnsi="Times New Roman" w:cs="Times New Roman"/>
          <w:sz w:val="20"/>
          <w:szCs w:val="20"/>
        </w:rPr>
        <w:t xml:space="preserve"> shows frequency domain representation of line to neutral voltage for phase a. The fundamental frequency is at 60 Hz, and the first odd harmonic is at the switching frequency of ~7.74KHz. </w:t>
      </w:r>
    </w:p>
    <w:p w:rsidR="004B76C2" w:rsidRPr="00A367EC" w:rsidRDefault="004B76C2" w:rsidP="004B76C2">
      <w:pPr>
        <w:jc w:val="center"/>
        <w:rPr>
          <w:del w:id="1747" w:author="aryan varma" w:date="2016-12-12T12:15:00Z"/>
          <w:rFonts w:ascii="Times New Roman" w:hAnsi="Times New Roman" w:cs="Times New Roman"/>
          <w:sz w:val="16"/>
          <w:szCs w:val="16"/>
        </w:rPr>
      </w:pPr>
      <w:del w:id="1748" w:author="aryan varma" w:date="2016-12-12T12:15:00Z">
        <w:r w:rsidRPr="00A367EC">
          <w:rPr>
            <w:rFonts w:ascii="Times New Roman" w:hAnsi="Times New Roman" w:cs="Times New Roman"/>
            <w:noProof/>
            <w:sz w:val="16"/>
            <w:szCs w:val="16"/>
          </w:rPr>
          <w:drawing>
            <wp:inline distT="0" distB="0" distL="0" distR="0">
              <wp:extent cx="3257550" cy="2192173"/>
              <wp:effectExtent l="0" t="0" r="0" b="0"/>
              <wp:docPr id="38" name="Picture 23" descr="C:\Users\kk851\Documents\My documents\Acadamia\Spring 2015\EE610\Project\PWM\Freq_domain_Unfiltered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851\Documents\My documents\Acadamia\Spring 2015\EE610\Project\PWM\Freq_domain_UnfilteredSignal.jp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814" t="3596" r="7366" b="4881"/>
                      <a:stretch/>
                    </pic:blipFill>
                    <pic:spPr bwMode="auto">
                      <a:xfrm>
                        <a:off x="0" y="0"/>
                        <a:ext cx="3350141" cy="225448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del>
    </w:p>
    <w:p w:rsidR="004B76C2" w:rsidRPr="00A367EC" w:rsidRDefault="004B76C2" w:rsidP="004B76C2">
      <w:pPr>
        <w:jc w:val="center"/>
        <w:rPr>
          <w:ins w:id="1749" w:author="aryan varma" w:date="2016-12-12T12:15:00Z"/>
          <w:rFonts w:ascii="Times New Roman" w:hAnsi="Times New Roman" w:cs="Times New Roman"/>
          <w:sz w:val="16"/>
          <w:szCs w:val="16"/>
        </w:rPr>
      </w:pPr>
      <w:ins w:id="1750" w:author="aryan varma" w:date="2016-12-12T12:15:00Z">
        <w:r w:rsidRPr="00A367EC">
          <w:rPr>
            <w:rFonts w:ascii="Times New Roman" w:hAnsi="Times New Roman" w:cs="Times New Roman"/>
            <w:noProof/>
            <w:sz w:val="16"/>
            <w:szCs w:val="16"/>
          </w:rPr>
          <w:drawing>
            <wp:inline distT="0" distB="0" distL="0" distR="0">
              <wp:extent cx="3257550" cy="2192173"/>
              <wp:effectExtent l="0" t="0" r="0" b="0"/>
              <wp:docPr id="23" name="Picture 23" descr="C:\Users\kk851\Documents\My documents\Acadamia\Spring 2015\EE610\Project\PWM\Freq_domain_UnfilteredSig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k851\Documents\My documents\Acadamia\Spring 2015\EE610\Project\PWM\Freq_domain_UnfilteredSignal.jp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814" t="3596" r="7366" b="4881"/>
                      <a:stretch/>
                    </pic:blipFill>
                    <pic:spPr bwMode="auto">
                      <a:xfrm>
                        <a:off x="0" y="0"/>
                        <a:ext cx="3350141" cy="225448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ins>
    </w:p>
    <w:p w:rsidR="004B76C2" w:rsidRDefault="002535D4" w:rsidP="004B76C2">
      <w:pPr>
        <w:jc w:val="center"/>
        <w:rPr>
          <w:rFonts w:ascii="Times New Roman" w:hAnsi="Times New Roman" w:cs="Times New Roman"/>
          <w:sz w:val="16"/>
          <w:szCs w:val="16"/>
        </w:rPr>
      </w:pPr>
      <w:proofErr w:type="gramStart"/>
      <w:r>
        <w:rPr>
          <w:rFonts w:ascii="Times New Roman" w:hAnsi="Times New Roman" w:cs="Times New Roman"/>
          <w:sz w:val="16"/>
          <w:szCs w:val="16"/>
        </w:rPr>
        <w:t>Fig. 11</w:t>
      </w:r>
      <w:r w:rsidR="00F23C58">
        <w:rPr>
          <w:rFonts w:ascii="Times New Roman" w:hAnsi="Times New Roman" w:cs="Times New Roman"/>
          <w:sz w:val="16"/>
          <w:szCs w:val="16"/>
        </w:rPr>
        <w:t>.</w:t>
      </w:r>
      <w:proofErr w:type="gramEnd"/>
      <w:r w:rsidR="004B76C2" w:rsidRPr="00A367EC">
        <w:rPr>
          <w:rFonts w:ascii="Times New Roman" w:hAnsi="Times New Roman" w:cs="Times New Roman"/>
          <w:sz w:val="16"/>
          <w:szCs w:val="16"/>
        </w:rPr>
        <w:t xml:space="preserve"> Vas in frequency domain</w:t>
      </w:r>
    </w:p>
    <w:p w:rsidR="00AF04EF" w:rsidRPr="00A367EC" w:rsidRDefault="00AF04EF" w:rsidP="004B76C2">
      <w:pPr>
        <w:jc w:val="center"/>
        <w:rPr>
          <w:rFonts w:ascii="Times New Roman" w:hAnsi="Times New Roman" w:cs="Times New Roman"/>
          <w:sz w:val="16"/>
          <w:szCs w:val="16"/>
        </w:rPr>
      </w:pPr>
    </w:p>
    <w:p w:rsidR="00AF04EF" w:rsidRDefault="00AF04EF" w:rsidP="000A5D18">
      <w:pPr>
        <w:pStyle w:val="ListParagraph"/>
        <w:numPr>
          <w:ilvl w:val="0"/>
          <w:numId w:val="3"/>
        </w:numPr>
        <w:jc w:val="center"/>
        <w:rPr>
          <w:rFonts w:ascii="Times New Roman" w:hAnsi="Times New Roman" w:cs="Times New Roman"/>
          <w:sz w:val="20"/>
          <w:szCs w:val="20"/>
        </w:rPr>
      </w:pPr>
      <w:r w:rsidRPr="00AF04EF">
        <w:rPr>
          <w:rFonts w:ascii="Times New Roman" w:hAnsi="Times New Roman" w:cs="Times New Roman"/>
          <w:sz w:val="20"/>
          <w:szCs w:val="20"/>
        </w:rPr>
        <w:t>3-PHASE DC-to-AC INVERTER</w:t>
      </w:r>
    </w:p>
    <w:p w:rsidR="00AF04EF" w:rsidRPr="00AF04EF" w:rsidRDefault="00AF04EF" w:rsidP="00AF04EF">
      <w:pPr>
        <w:pStyle w:val="ListParagraph"/>
        <w:rPr>
          <w:rFonts w:ascii="Times New Roman" w:hAnsi="Times New Roman" w:cs="Times New Roman"/>
          <w:sz w:val="20"/>
          <w:szCs w:val="20"/>
        </w:rPr>
      </w:pPr>
    </w:p>
    <w:p w:rsidR="00AF04EF" w:rsidRPr="005879CC" w:rsidRDefault="00AF04EF" w:rsidP="005450B7">
      <w:pPr>
        <w:jc w:val="both"/>
        <w:rPr>
          <w:rFonts w:ascii="Times New Roman" w:hAnsi="Times New Roman" w:cs="Times New Roman"/>
          <w:sz w:val="20"/>
          <w:szCs w:val="20"/>
        </w:rPr>
      </w:pPr>
      <w:r w:rsidRPr="005879CC">
        <w:rPr>
          <w:rFonts w:ascii="Times New Roman" w:hAnsi="Times New Roman" w:cs="Times New Roman"/>
          <w:sz w:val="20"/>
          <w:szCs w:val="20"/>
        </w:rPr>
        <w:t xml:space="preserve">To simulate dc to ac inverter, an </w:t>
      </w:r>
      <w:r w:rsidRPr="005879CC">
        <w:rPr>
          <w:rFonts w:ascii="Times New Roman" w:hAnsi="Times New Roman" w:cs="Times New Roman"/>
          <w:sz w:val="20"/>
          <w:szCs w:val="20"/>
          <w:u w:val="single"/>
        </w:rPr>
        <w:t>ideal</w:t>
      </w:r>
      <w:r w:rsidR="005450B7">
        <w:rPr>
          <w:rFonts w:ascii="Times New Roman" w:hAnsi="Times New Roman" w:cs="Times New Roman"/>
          <w:sz w:val="20"/>
          <w:szCs w:val="20"/>
        </w:rPr>
        <w:t xml:space="preserve"> MOSFET </w:t>
      </w:r>
      <w:r w:rsidRPr="005879CC">
        <w:rPr>
          <w:rFonts w:ascii="Times New Roman" w:hAnsi="Times New Roman" w:cs="Times New Roman"/>
          <w:sz w:val="20"/>
          <w:szCs w:val="20"/>
        </w:rPr>
        <w:t>will be implemented</w:t>
      </w:r>
      <w:r w:rsidR="005450B7">
        <w:rPr>
          <w:rFonts w:ascii="Times New Roman" w:hAnsi="Times New Roman" w:cs="Times New Roman"/>
          <w:sz w:val="20"/>
          <w:szCs w:val="20"/>
        </w:rPr>
        <w:t xml:space="preserve"> such as in figure 12</w:t>
      </w:r>
      <w:r w:rsidRPr="005879CC">
        <w:rPr>
          <w:rFonts w:ascii="Times New Roman" w:hAnsi="Times New Roman" w:cs="Times New Roman"/>
          <w:sz w:val="20"/>
          <w:szCs w:val="20"/>
        </w:rPr>
        <w:t xml:space="preserve">; to simplify simulation, devices will be operated in the saturated (ON) and cut-off (OFF) regions. </w:t>
      </w:r>
    </w:p>
    <w:p w:rsidR="00AF04EF" w:rsidRPr="005879CC" w:rsidRDefault="00AF04EF" w:rsidP="005450B7">
      <w:pPr>
        <w:jc w:val="both"/>
        <w:rPr>
          <w:rFonts w:ascii="Times New Roman" w:hAnsi="Times New Roman" w:cs="Times New Roman"/>
          <w:sz w:val="20"/>
          <w:szCs w:val="20"/>
        </w:rPr>
      </w:pPr>
      <w:r w:rsidRPr="005879CC">
        <w:rPr>
          <w:rFonts w:ascii="Times New Roman" w:hAnsi="Times New Roman" w:cs="Times New Roman"/>
          <w:sz w:val="20"/>
          <w:szCs w:val="20"/>
        </w:rPr>
        <w:t xml:space="preserve">The advantage of this strategy is that analysis will ignore both voltage across and current through each </w:t>
      </w:r>
      <w:r w:rsidR="005450B7">
        <w:rPr>
          <w:rFonts w:ascii="Times New Roman" w:hAnsi="Times New Roman" w:cs="Times New Roman"/>
          <w:sz w:val="20"/>
          <w:szCs w:val="20"/>
        </w:rPr>
        <w:t>switch</w:t>
      </w:r>
      <w:r w:rsidRPr="005879CC">
        <w:rPr>
          <w:rFonts w:ascii="Times New Roman" w:hAnsi="Times New Roman" w:cs="Times New Roman"/>
          <w:sz w:val="20"/>
          <w:szCs w:val="20"/>
        </w:rPr>
        <w:t xml:space="preserve">. Hence, if </w:t>
      </w:r>
      <w:r w:rsidR="005450B7">
        <w:rPr>
          <w:rFonts w:ascii="Times New Roman" w:hAnsi="Times New Roman" w:cs="Times New Roman"/>
          <w:sz w:val="20"/>
          <w:szCs w:val="20"/>
        </w:rPr>
        <w:t>switch</w:t>
      </w:r>
      <w:r w:rsidRPr="005879CC">
        <w:rPr>
          <w:rFonts w:ascii="Times New Roman" w:hAnsi="Times New Roman" w:cs="Times New Roman"/>
          <w:sz w:val="20"/>
          <w:szCs w:val="20"/>
        </w:rPr>
        <w:t xml:space="preserve"> is ON, voltage across is zero and there will be current through th</w:t>
      </w:r>
      <w:r w:rsidR="005450B7">
        <w:rPr>
          <w:rFonts w:ascii="Times New Roman" w:hAnsi="Times New Roman" w:cs="Times New Roman"/>
          <w:sz w:val="20"/>
          <w:szCs w:val="20"/>
        </w:rPr>
        <w:t>e device. On the other hand, when switch</w:t>
      </w:r>
      <w:r w:rsidRPr="005879CC">
        <w:rPr>
          <w:rFonts w:ascii="Times New Roman" w:hAnsi="Times New Roman" w:cs="Times New Roman"/>
          <w:sz w:val="20"/>
          <w:szCs w:val="20"/>
        </w:rPr>
        <w:t xml:space="preserve"> is OFF, there will be</w:t>
      </w:r>
      <w:r w:rsidR="005450B7">
        <w:rPr>
          <w:rFonts w:ascii="Times New Roman" w:hAnsi="Times New Roman" w:cs="Times New Roman"/>
          <w:sz w:val="20"/>
          <w:szCs w:val="20"/>
        </w:rPr>
        <w:t xml:space="preserve"> no voltage.</w:t>
      </w:r>
    </w:p>
    <w:p w:rsidR="00AF04EF" w:rsidRPr="005879CC" w:rsidRDefault="00AF04EF" w:rsidP="00AF04EF">
      <w:pPr>
        <w:jc w:val="center"/>
        <w:rPr>
          <w:del w:id="1751" w:author="aryan varma" w:date="2016-12-12T12:15:00Z"/>
          <w:rFonts w:ascii="Times New Roman" w:hAnsi="Times New Roman" w:cs="Times New Roman"/>
          <w:sz w:val="20"/>
          <w:szCs w:val="20"/>
        </w:rPr>
      </w:pPr>
      <w:del w:id="1752" w:author="aryan varma" w:date="2016-12-12T12:15:00Z">
        <w:r w:rsidRPr="005879CC">
          <w:rPr>
            <w:rFonts w:ascii="Times New Roman" w:hAnsi="Times New Roman" w:cs="Times New Roman"/>
            <w:noProof/>
            <w:sz w:val="20"/>
            <w:szCs w:val="20"/>
          </w:rPr>
          <w:drawing>
            <wp:inline distT="0" distB="0" distL="0" distR="0">
              <wp:extent cx="1709530" cy="2297873"/>
              <wp:effectExtent l="0" t="0" r="5080" b="762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0111" cy="2352420"/>
                      </a:xfrm>
                      <a:prstGeom prst="rect">
                        <a:avLst/>
                      </a:prstGeom>
                      <a:noFill/>
                      <a:ln>
                        <a:noFill/>
                      </a:ln>
                    </pic:spPr>
                  </pic:pic>
                </a:graphicData>
              </a:graphic>
            </wp:inline>
          </w:drawing>
        </w:r>
      </w:del>
    </w:p>
    <w:p w:rsidR="00AF04EF" w:rsidRPr="005879CC" w:rsidRDefault="00AF04EF" w:rsidP="00AF04EF">
      <w:pPr>
        <w:jc w:val="center"/>
        <w:rPr>
          <w:ins w:id="1753" w:author="aryan varma" w:date="2016-12-12T12:15:00Z"/>
          <w:rFonts w:ascii="Times New Roman" w:hAnsi="Times New Roman" w:cs="Times New Roman"/>
          <w:sz w:val="20"/>
          <w:szCs w:val="20"/>
        </w:rPr>
      </w:pPr>
      <w:ins w:id="1754" w:author="aryan varma" w:date="2016-12-12T12:15:00Z">
        <w:r w:rsidRPr="005879CC">
          <w:rPr>
            <w:rFonts w:ascii="Times New Roman" w:hAnsi="Times New Roman" w:cs="Times New Roman"/>
            <w:noProof/>
            <w:sz w:val="20"/>
            <w:szCs w:val="20"/>
          </w:rPr>
          <w:drawing>
            <wp:inline distT="0" distB="0" distL="0" distR="0">
              <wp:extent cx="1709530" cy="2297873"/>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0111" cy="2352420"/>
                      </a:xfrm>
                      <a:prstGeom prst="rect">
                        <a:avLst/>
                      </a:prstGeom>
                      <a:noFill/>
                      <a:ln>
                        <a:noFill/>
                      </a:ln>
                    </pic:spPr>
                  </pic:pic>
                </a:graphicData>
              </a:graphic>
            </wp:inline>
          </w:drawing>
        </w:r>
      </w:ins>
    </w:p>
    <w:p w:rsidR="00AF04EF" w:rsidRPr="005879CC" w:rsidRDefault="00AF04EF" w:rsidP="00AF04EF">
      <w:pPr>
        <w:jc w:val="center"/>
        <w:rPr>
          <w:rFonts w:ascii="Times New Roman" w:hAnsi="Times New Roman" w:cs="Times New Roman"/>
          <w:sz w:val="16"/>
          <w:szCs w:val="16"/>
        </w:rPr>
      </w:pPr>
      <w:proofErr w:type="gramStart"/>
      <w:r>
        <w:rPr>
          <w:rFonts w:ascii="Times New Roman" w:hAnsi="Times New Roman" w:cs="Times New Roman"/>
          <w:sz w:val="16"/>
          <w:szCs w:val="16"/>
        </w:rPr>
        <w:t>Fig.</w:t>
      </w:r>
      <w:r w:rsidRPr="005879CC">
        <w:rPr>
          <w:rFonts w:ascii="Times New Roman" w:hAnsi="Times New Roman" w:cs="Times New Roman"/>
          <w:sz w:val="16"/>
          <w:szCs w:val="16"/>
        </w:rPr>
        <w:t xml:space="preserve"> 1</w:t>
      </w:r>
      <w:r w:rsidR="002535D4">
        <w:rPr>
          <w:rFonts w:ascii="Times New Roman" w:hAnsi="Times New Roman" w:cs="Times New Roman"/>
          <w:sz w:val="16"/>
          <w:szCs w:val="16"/>
        </w:rPr>
        <w:t>2</w:t>
      </w:r>
      <w:r>
        <w:rPr>
          <w:rFonts w:ascii="Times New Roman" w:hAnsi="Times New Roman" w:cs="Times New Roman"/>
          <w:sz w:val="16"/>
          <w:szCs w:val="16"/>
        </w:rPr>
        <w:t>.</w:t>
      </w:r>
      <w:proofErr w:type="gramEnd"/>
      <w:r w:rsidRPr="005879CC">
        <w:rPr>
          <w:rFonts w:ascii="Times New Roman" w:hAnsi="Times New Roman" w:cs="Times New Roman"/>
          <w:sz w:val="16"/>
          <w:szCs w:val="16"/>
        </w:rPr>
        <w:t xml:space="preserve"> One phase leg. Bottom switch has opposite state to Top switch.</w:t>
      </w:r>
    </w:p>
    <w:p w:rsidR="00AF04EF" w:rsidRDefault="00AF04EF" w:rsidP="00AF04EF">
      <w:pPr>
        <w:jc w:val="center"/>
        <w:rPr>
          <w:rFonts w:ascii="Times New Roman" w:hAnsi="Times New Roman" w:cs="Times New Roman"/>
          <w:sz w:val="16"/>
          <w:szCs w:val="16"/>
        </w:rPr>
      </w:pPr>
    </w:p>
    <w:p w:rsidR="00AF04EF" w:rsidRDefault="00AF04EF" w:rsidP="00AF04EF">
      <w:pPr>
        <w:spacing w:line="240" w:lineRule="auto"/>
        <w:jc w:val="center"/>
        <w:rPr>
          <w:rFonts w:ascii="Times New Roman" w:hAnsi="Times New Roman" w:cs="Times New Roman"/>
          <w:sz w:val="16"/>
          <w:szCs w:val="16"/>
        </w:rPr>
      </w:pPr>
      <w:r>
        <w:rPr>
          <w:rFonts w:ascii="Times New Roman" w:hAnsi="Times New Roman" w:cs="Times New Roman"/>
          <w:sz w:val="16"/>
          <w:szCs w:val="16"/>
        </w:rPr>
        <w:t>Table 1</w:t>
      </w:r>
    </w:p>
    <w:p w:rsidR="00AF04EF" w:rsidRPr="007F6E89" w:rsidRDefault="00AF04EF" w:rsidP="00AF04EF">
      <w:pPr>
        <w:spacing w:line="240" w:lineRule="auto"/>
        <w:jc w:val="center"/>
        <w:rPr>
          <w:rFonts w:ascii="Times New Roman" w:hAnsi="Times New Roman" w:cs="Times New Roman"/>
          <w:sz w:val="16"/>
          <w:szCs w:val="16"/>
        </w:rPr>
      </w:pPr>
      <w:r w:rsidRPr="007F6E89">
        <w:rPr>
          <w:rFonts w:ascii="Times New Roman" w:hAnsi="Times New Roman" w:cs="Times New Roman"/>
          <w:sz w:val="16"/>
          <w:szCs w:val="16"/>
        </w:rPr>
        <w:t>One phase leg circuit analysis.</w:t>
      </w:r>
    </w:p>
    <w:tbl>
      <w:tblPr>
        <w:tblStyle w:val="TableGrid"/>
        <w:tblW w:w="4373" w:type="dxa"/>
        <w:tblInd w:w="108" w:type="dxa"/>
        <w:tblLook w:val="04A0"/>
      </w:tblPr>
      <w:tblGrid>
        <w:gridCol w:w="1577"/>
        <w:gridCol w:w="785"/>
        <w:gridCol w:w="1080"/>
        <w:gridCol w:w="931"/>
      </w:tblGrid>
      <w:tr w:rsidR="00AF04EF" w:rsidRPr="005879CC" w:rsidTr="00101055">
        <w:trPr>
          <w:trHeight w:val="249"/>
        </w:trPr>
        <w:tc>
          <w:tcPr>
            <w:tcW w:w="1577" w:type="dxa"/>
            <w:shd w:val="clear" w:color="auto" w:fill="CCCCCC"/>
          </w:tcPr>
          <w:p w:rsidR="00AF04EF" w:rsidRPr="007F6E89" w:rsidRDefault="00AF04EF" w:rsidP="009F40A2">
            <w:pPr>
              <w:rPr>
                <w:rFonts w:ascii="Times New Roman" w:hAnsi="Times New Roman" w:cs="Times New Roman"/>
                <w:sz w:val="20"/>
                <w:szCs w:val="20"/>
              </w:rPr>
            </w:pPr>
            <w:r w:rsidRPr="007F6E89">
              <w:rPr>
                <w:rFonts w:ascii="Times New Roman" w:hAnsi="Times New Roman" w:cs="Times New Roman"/>
                <w:sz w:val="20"/>
                <w:szCs w:val="20"/>
              </w:rPr>
              <w:t>TOP SWICTH STATE</w:t>
            </w:r>
          </w:p>
        </w:tc>
        <w:tc>
          <w:tcPr>
            <w:tcW w:w="785" w:type="dxa"/>
            <w:shd w:val="clear" w:color="auto" w:fill="CCCCCC"/>
          </w:tcPr>
          <w:p w:rsidR="00AF04EF" w:rsidRPr="007F6E89" w:rsidRDefault="00AF04EF" w:rsidP="009F40A2">
            <w:pPr>
              <w:rPr>
                <w:rFonts w:ascii="Times New Roman" w:hAnsi="Times New Roman" w:cs="Times New Roman"/>
                <w:sz w:val="20"/>
                <w:szCs w:val="20"/>
              </w:rPr>
            </w:pPr>
            <w:proofErr w:type="spellStart"/>
            <w:r w:rsidRPr="007F6E89">
              <w:rPr>
                <w:rFonts w:ascii="Times New Roman" w:hAnsi="Times New Roman" w:cs="Times New Roman"/>
                <w:sz w:val="20"/>
                <w:szCs w:val="20"/>
              </w:rPr>
              <w:t>Ixdc</w:t>
            </w:r>
            <w:proofErr w:type="spellEnd"/>
          </w:p>
        </w:tc>
        <w:tc>
          <w:tcPr>
            <w:tcW w:w="1080" w:type="dxa"/>
            <w:shd w:val="clear" w:color="auto" w:fill="CCCCCC"/>
          </w:tcPr>
          <w:p w:rsidR="00AF04EF" w:rsidRPr="007F6E89" w:rsidRDefault="00AF04EF" w:rsidP="009F40A2">
            <w:pPr>
              <w:rPr>
                <w:rFonts w:ascii="Times New Roman" w:hAnsi="Times New Roman" w:cs="Times New Roman"/>
                <w:sz w:val="20"/>
                <w:szCs w:val="20"/>
              </w:rPr>
            </w:pPr>
            <w:proofErr w:type="spellStart"/>
            <w:r w:rsidRPr="007F6E89">
              <w:rPr>
                <w:rFonts w:ascii="Times New Roman" w:hAnsi="Times New Roman" w:cs="Times New Roman"/>
                <w:sz w:val="20"/>
                <w:szCs w:val="20"/>
              </w:rPr>
              <w:t>Ixs</w:t>
            </w:r>
            <w:proofErr w:type="spellEnd"/>
          </w:p>
        </w:tc>
        <w:tc>
          <w:tcPr>
            <w:tcW w:w="931" w:type="dxa"/>
            <w:shd w:val="clear" w:color="auto" w:fill="CCCCCC"/>
          </w:tcPr>
          <w:p w:rsidR="00AF04EF" w:rsidRPr="007F6E89" w:rsidRDefault="00AF04EF" w:rsidP="009F40A2">
            <w:pPr>
              <w:rPr>
                <w:rFonts w:ascii="Times New Roman" w:hAnsi="Times New Roman" w:cs="Times New Roman"/>
                <w:sz w:val="20"/>
                <w:szCs w:val="20"/>
              </w:rPr>
            </w:pPr>
            <w:proofErr w:type="spellStart"/>
            <w:r w:rsidRPr="007F6E89">
              <w:rPr>
                <w:rFonts w:ascii="Times New Roman" w:hAnsi="Times New Roman" w:cs="Times New Roman"/>
                <w:sz w:val="20"/>
                <w:szCs w:val="20"/>
              </w:rPr>
              <w:t>Vxg</w:t>
            </w:r>
            <w:proofErr w:type="spellEnd"/>
          </w:p>
        </w:tc>
      </w:tr>
      <w:tr w:rsidR="00AF04EF" w:rsidRPr="005879CC" w:rsidTr="00101055">
        <w:trPr>
          <w:trHeight w:val="249"/>
        </w:trPr>
        <w:tc>
          <w:tcPr>
            <w:tcW w:w="1577" w:type="dxa"/>
          </w:tcPr>
          <w:p w:rsidR="00AF04EF" w:rsidRPr="005879CC" w:rsidRDefault="00AF04EF" w:rsidP="009F40A2">
            <w:pPr>
              <w:rPr>
                <w:rFonts w:ascii="Times New Roman" w:hAnsi="Times New Roman" w:cs="Times New Roman"/>
                <w:sz w:val="20"/>
                <w:szCs w:val="20"/>
              </w:rPr>
            </w:pPr>
            <w:r w:rsidRPr="005879CC">
              <w:rPr>
                <w:rFonts w:ascii="Times New Roman" w:hAnsi="Times New Roman" w:cs="Times New Roman"/>
                <w:sz w:val="20"/>
                <w:szCs w:val="20"/>
              </w:rPr>
              <w:t>ON</w:t>
            </w:r>
          </w:p>
        </w:tc>
        <w:tc>
          <w:tcPr>
            <w:tcW w:w="785" w:type="dxa"/>
          </w:tcPr>
          <w:p w:rsidR="00AF04EF" w:rsidRPr="005879CC" w:rsidRDefault="00AF04EF" w:rsidP="009F40A2">
            <w:pPr>
              <w:rPr>
                <w:rFonts w:ascii="Times New Roman" w:hAnsi="Times New Roman" w:cs="Times New Roman"/>
                <w:sz w:val="20"/>
                <w:szCs w:val="20"/>
              </w:rPr>
            </w:pPr>
            <w:proofErr w:type="spellStart"/>
            <w:r w:rsidRPr="005879CC">
              <w:rPr>
                <w:rFonts w:ascii="Times New Roman" w:hAnsi="Times New Roman" w:cs="Times New Roman"/>
                <w:sz w:val="20"/>
                <w:szCs w:val="20"/>
              </w:rPr>
              <w:t>Ixs</w:t>
            </w:r>
            <w:proofErr w:type="spellEnd"/>
          </w:p>
        </w:tc>
        <w:tc>
          <w:tcPr>
            <w:tcW w:w="1080" w:type="dxa"/>
          </w:tcPr>
          <w:p w:rsidR="00AF04EF" w:rsidRPr="005879CC" w:rsidRDefault="00AF04EF" w:rsidP="009F40A2">
            <w:pPr>
              <w:rPr>
                <w:rFonts w:ascii="Times New Roman" w:hAnsi="Times New Roman" w:cs="Times New Roman"/>
                <w:sz w:val="20"/>
                <w:szCs w:val="20"/>
              </w:rPr>
            </w:pPr>
            <w:proofErr w:type="spellStart"/>
            <w:r w:rsidRPr="005879CC">
              <w:rPr>
                <w:rFonts w:ascii="Times New Roman" w:hAnsi="Times New Roman" w:cs="Times New Roman"/>
                <w:sz w:val="20"/>
                <w:szCs w:val="20"/>
              </w:rPr>
              <w:t>Ixs</w:t>
            </w:r>
            <w:proofErr w:type="spellEnd"/>
            <w:r w:rsidRPr="005879CC">
              <w:rPr>
                <w:rFonts w:ascii="Times New Roman" w:hAnsi="Times New Roman" w:cs="Times New Roman"/>
                <w:sz w:val="20"/>
                <w:szCs w:val="20"/>
              </w:rPr>
              <w:t>&gt;0</w:t>
            </w:r>
          </w:p>
        </w:tc>
        <w:tc>
          <w:tcPr>
            <w:tcW w:w="931" w:type="dxa"/>
          </w:tcPr>
          <w:p w:rsidR="00AF04EF" w:rsidRPr="005879CC" w:rsidRDefault="00AF04EF" w:rsidP="009F40A2">
            <w:pPr>
              <w:rPr>
                <w:rFonts w:ascii="Times New Roman" w:hAnsi="Times New Roman" w:cs="Times New Roman"/>
                <w:sz w:val="20"/>
                <w:szCs w:val="20"/>
              </w:rPr>
            </w:pPr>
            <w:proofErr w:type="spellStart"/>
            <w:r w:rsidRPr="005879CC">
              <w:rPr>
                <w:rFonts w:ascii="Times New Roman" w:hAnsi="Times New Roman" w:cs="Times New Roman"/>
                <w:sz w:val="20"/>
                <w:szCs w:val="20"/>
              </w:rPr>
              <w:t>Vdc</w:t>
            </w:r>
            <w:proofErr w:type="spellEnd"/>
          </w:p>
        </w:tc>
      </w:tr>
      <w:tr w:rsidR="00AF04EF" w:rsidRPr="005879CC" w:rsidTr="00101055">
        <w:trPr>
          <w:trHeight w:val="262"/>
        </w:trPr>
        <w:tc>
          <w:tcPr>
            <w:tcW w:w="1577" w:type="dxa"/>
          </w:tcPr>
          <w:p w:rsidR="00AF04EF" w:rsidRPr="005879CC" w:rsidRDefault="00AF04EF" w:rsidP="009F40A2">
            <w:pPr>
              <w:rPr>
                <w:rFonts w:ascii="Times New Roman" w:hAnsi="Times New Roman" w:cs="Times New Roman"/>
                <w:sz w:val="20"/>
                <w:szCs w:val="20"/>
              </w:rPr>
            </w:pPr>
            <w:r w:rsidRPr="005879CC">
              <w:rPr>
                <w:rFonts w:ascii="Times New Roman" w:hAnsi="Times New Roman" w:cs="Times New Roman"/>
                <w:sz w:val="20"/>
                <w:szCs w:val="20"/>
              </w:rPr>
              <w:t>OFF</w:t>
            </w:r>
          </w:p>
        </w:tc>
        <w:tc>
          <w:tcPr>
            <w:tcW w:w="785" w:type="dxa"/>
          </w:tcPr>
          <w:p w:rsidR="00AF04EF" w:rsidRPr="005879CC" w:rsidRDefault="00AF04EF" w:rsidP="009F40A2">
            <w:pPr>
              <w:rPr>
                <w:rFonts w:ascii="Times New Roman" w:hAnsi="Times New Roman" w:cs="Times New Roman"/>
                <w:sz w:val="20"/>
                <w:szCs w:val="20"/>
              </w:rPr>
            </w:pPr>
            <w:r w:rsidRPr="005879CC">
              <w:rPr>
                <w:rFonts w:ascii="Times New Roman" w:hAnsi="Times New Roman" w:cs="Times New Roman"/>
                <w:sz w:val="20"/>
                <w:szCs w:val="20"/>
              </w:rPr>
              <w:t>0</w:t>
            </w:r>
          </w:p>
        </w:tc>
        <w:tc>
          <w:tcPr>
            <w:tcW w:w="1080" w:type="dxa"/>
          </w:tcPr>
          <w:p w:rsidR="00AF04EF" w:rsidRPr="005879CC" w:rsidRDefault="00AF04EF" w:rsidP="009F40A2">
            <w:pPr>
              <w:rPr>
                <w:rFonts w:ascii="Times New Roman" w:hAnsi="Times New Roman" w:cs="Times New Roman"/>
                <w:sz w:val="20"/>
                <w:szCs w:val="20"/>
              </w:rPr>
            </w:pPr>
            <w:proofErr w:type="spellStart"/>
            <w:r w:rsidRPr="005879CC">
              <w:rPr>
                <w:rFonts w:ascii="Times New Roman" w:hAnsi="Times New Roman" w:cs="Times New Roman"/>
                <w:sz w:val="20"/>
                <w:szCs w:val="20"/>
              </w:rPr>
              <w:t>Ixs</w:t>
            </w:r>
            <w:proofErr w:type="spellEnd"/>
            <w:r w:rsidRPr="005879CC">
              <w:rPr>
                <w:rFonts w:ascii="Times New Roman" w:hAnsi="Times New Roman" w:cs="Times New Roman"/>
                <w:sz w:val="20"/>
                <w:szCs w:val="20"/>
              </w:rPr>
              <w:t>=&lt;0</w:t>
            </w:r>
          </w:p>
        </w:tc>
        <w:tc>
          <w:tcPr>
            <w:tcW w:w="931" w:type="dxa"/>
          </w:tcPr>
          <w:p w:rsidR="00AF04EF" w:rsidRPr="005879CC" w:rsidRDefault="00AF04EF" w:rsidP="009F40A2">
            <w:pPr>
              <w:rPr>
                <w:rFonts w:ascii="Times New Roman" w:hAnsi="Times New Roman" w:cs="Times New Roman"/>
                <w:sz w:val="20"/>
                <w:szCs w:val="20"/>
              </w:rPr>
            </w:pPr>
            <w:r w:rsidRPr="005879CC">
              <w:rPr>
                <w:rFonts w:ascii="Times New Roman" w:hAnsi="Times New Roman" w:cs="Times New Roman"/>
                <w:sz w:val="20"/>
                <w:szCs w:val="20"/>
              </w:rPr>
              <w:t>0</w:t>
            </w:r>
          </w:p>
        </w:tc>
      </w:tr>
    </w:tbl>
    <w:p w:rsidR="00AF04EF" w:rsidRPr="005879CC" w:rsidRDefault="00AF04EF" w:rsidP="00AF04EF">
      <w:pPr>
        <w:rPr>
          <w:rFonts w:ascii="Times New Roman" w:hAnsi="Times New Roman" w:cs="Times New Roman"/>
          <w:sz w:val="20"/>
          <w:szCs w:val="20"/>
        </w:rPr>
      </w:pPr>
    </w:p>
    <w:p w:rsidR="00AF04EF" w:rsidRPr="005879CC" w:rsidRDefault="00065D5F" w:rsidP="006952E6">
      <w:pPr>
        <w:jc w:val="both"/>
        <w:rPr>
          <w:rFonts w:ascii="Times New Roman" w:hAnsi="Times New Roman" w:cs="Times New Roman"/>
          <w:sz w:val="20"/>
          <w:szCs w:val="20"/>
        </w:rPr>
      </w:pPr>
      <w:r>
        <w:rPr>
          <w:rFonts w:ascii="Times New Roman" w:hAnsi="Times New Roman" w:cs="Times New Roman"/>
          <w:sz w:val="20"/>
          <w:szCs w:val="20"/>
        </w:rPr>
        <w:t xml:space="preserve">Inverter </w:t>
      </w:r>
      <w:r w:rsidR="00AF04EF" w:rsidRPr="005879CC">
        <w:rPr>
          <w:rFonts w:ascii="Times New Roman" w:hAnsi="Times New Roman" w:cs="Times New Roman"/>
          <w:sz w:val="20"/>
          <w:szCs w:val="20"/>
        </w:rPr>
        <w:t>Circuit Analysis</w:t>
      </w:r>
    </w:p>
    <w:p w:rsidR="00AF04EF" w:rsidRPr="005879CC" w:rsidRDefault="00AF04EF" w:rsidP="006952E6">
      <w:pPr>
        <w:jc w:val="both"/>
        <w:rPr>
          <w:rFonts w:ascii="Times New Roman" w:hAnsi="Times New Roman" w:cs="Times New Roman"/>
          <w:sz w:val="20"/>
          <w:szCs w:val="20"/>
        </w:rPr>
      </w:pPr>
      <w:r w:rsidRPr="005879CC">
        <w:rPr>
          <w:rFonts w:ascii="Times New Roman" w:hAnsi="Times New Roman" w:cs="Times New Roman"/>
          <w:sz w:val="20"/>
          <w:szCs w:val="20"/>
        </w:rPr>
        <w:t>T</w:t>
      </w:r>
      <w:r w:rsidR="005450B7">
        <w:rPr>
          <w:rFonts w:ascii="Times New Roman" w:hAnsi="Times New Roman" w:cs="Times New Roman"/>
          <w:sz w:val="20"/>
          <w:szCs w:val="20"/>
        </w:rPr>
        <w:t>he project scope requested an R</w:t>
      </w:r>
      <w:r w:rsidRPr="005879CC">
        <w:rPr>
          <w:rFonts w:ascii="Times New Roman" w:hAnsi="Times New Roman" w:cs="Times New Roman"/>
          <w:sz w:val="20"/>
          <w:szCs w:val="20"/>
        </w:rPr>
        <w:t xml:space="preserve"> load (100 KW – power factor equal to 1). Hence, the equivalent impedance (</w:t>
      </w:r>
      <w:proofErr w:type="spellStart"/>
      <w:r w:rsidRPr="005879CC">
        <w:rPr>
          <w:rFonts w:ascii="Times New Roman" w:hAnsi="Times New Roman" w:cs="Times New Roman"/>
          <w:sz w:val="20"/>
          <w:szCs w:val="20"/>
        </w:rPr>
        <w:t>Zeq</w:t>
      </w:r>
      <w:proofErr w:type="spellEnd"/>
      <w:r w:rsidRPr="005879CC">
        <w:rPr>
          <w:rFonts w:ascii="Times New Roman" w:hAnsi="Times New Roman" w:cs="Times New Roman"/>
          <w:sz w:val="20"/>
          <w:szCs w:val="20"/>
        </w:rPr>
        <w:t xml:space="preserve">) has zero imaginary components. Therefore, </w:t>
      </w:r>
      <w:proofErr w:type="spellStart"/>
      <w:r w:rsidRPr="005879CC">
        <w:rPr>
          <w:rFonts w:ascii="Times New Roman" w:hAnsi="Times New Roman" w:cs="Times New Roman"/>
          <w:sz w:val="20"/>
          <w:szCs w:val="20"/>
        </w:rPr>
        <w:t>Zeq</w:t>
      </w:r>
      <w:proofErr w:type="spellEnd"/>
      <w:r w:rsidRPr="005879CC">
        <w:rPr>
          <w:rFonts w:ascii="Times New Roman" w:hAnsi="Times New Roman" w:cs="Times New Roman"/>
          <w:sz w:val="20"/>
          <w:szCs w:val="20"/>
        </w:rPr>
        <w:t xml:space="preserve"> = R. In the 3-phase wye-connected load, each phase will have same exact load (R, in ohms). Also, it is assumed this to be a balanced system, where zero sequence Voltage is zero.  This wye-connected load will be tied to the 3-</w:t>
      </w:r>
      <w:r w:rsidR="00EF0787">
        <w:rPr>
          <w:rFonts w:ascii="Times New Roman" w:hAnsi="Times New Roman" w:cs="Times New Roman"/>
          <w:sz w:val="20"/>
          <w:szCs w:val="20"/>
        </w:rPr>
        <w:t>phase inverter shown in Figure 11</w:t>
      </w:r>
      <w:r w:rsidRPr="005879CC">
        <w:rPr>
          <w:rFonts w:ascii="Times New Roman" w:hAnsi="Times New Roman" w:cs="Times New Roman"/>
          <w:sz w:val="20"/>
          <w:szCs w:val="20"/>
        </w:rPr>
        <w:t xml:space="preserve">. </w:t>
      </w:r>
    </w:p>
    <w:p w:rsidR="00AF04EF" w:rsidRPr="005879CC" w:rsidRDefault="00AF04EF" w:rsidP="006952E6">
      <w:pPr>
        <w:jc w:val="both"/>
        <w:rPr>
          <w:del w:id="1755" w:author="aryan varma" w:date="2016-12-12T12:15:00Z"/>
          <w:rFonts w:ascii="Times New Roman" w:hAnsi="Times New Roman" w:cs="Times New Roman"/>
          <w:sz w:val="20"/>
          <w:szCs w:val="20"/>
        </w:rPr>
      </w:pPr>
      <w:del w:id="1756" w:author="aryan varma" w:date="2016-12-12T12:15:00Z">
        <w:r w:rsidRPr="005879CC">
          <w:rPr>
            <w:rFonts w:ascii="Times New Roman" w:hAnsi="Times New Roman" w:cs="Times New Roman"/>
            <w:noProof/>
            <w:sz w:val="20"/>
            <w:szCs w:val="20"/>
          </w:rPr>
          <w:drawing>
            <wp:inline distT="0" distB="0" distL="0" distR="0">
              <wp:extent cx="2971800" cy="1600200"/>
              <wp:effectExtent l="0" t="0" r="0" b="0"/>
              <wp:docPr id="40" name="Content Placeholder 3" descr="C:\Users\Omar\Desktop\cansu\circuitcvs.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C:\Users\Omar\Desktop\cansu\circuitcvs.PNG"/>
                      <pic:cNvPicPr>
                        <a:picLocks noGrp="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8406" cy="1614526"/>
                      </a:xfrm>
                      <a:prstGeom prst="rect">
                        <a:avLst/>
                      </a:prstGeom>
                      <a:noFill/>
                      <a:ln>
                        <a:noFill/>
                      </a:ln>
                    </pic:spPr>
                  </pic:pic>
                </a:graphicData>
              </a:graphic>
            </wp:inline>
          </w:drawing>
        </w:r>
      </w:del>
    </w:p>
    <w:p w:rsidR="00AF04EF" w:rsidRPr="005879CC" w:rsidRDefault="00AF04EF" w:rsidP="006952E6">
      <w:pPr>
        <w:jc w:val="both"/>
        <w:rPr>
          <w:ins w:id="1757" w:author="aryan varma" w:date="2016-12-12T12:15:00Z"/>
          <w:rFonts w:ascii="Times New Roman" w:hAnsi="Times New Roman" w:cs="Times New Roman"/>
          <w:sz w:val="20"/>
          <w:szCs w:val="20"/>
        </w:rPr>
      </w:pPr>
      <w:ins w:id="1758" w:author="aryan varma" w:date="2016-12-12T12:15:00Z">
        <w:r w:rsidRPr="005879CC">
          <w:rPr>
            <w:rFonts w:ascii="Times New Roman" w:hAnsi="Times New Roman" w:cs="Times New Roman"/>
            <w:noProof/>
            <w:sz w:val="20"/>
            <w:szCs w:val="20"/>
          </w:rPr>
          <w:drawing>
            <wp:inline distT="0" distB="0" distL="0" distR="0">
              <wp:extent cx="2971800" cy="1600200"/>
              <wp:effectExtent l="0" t="0" r="0" b="0"/>
              <wp:docPr id="4" name="Content Placeholder 3" descr="C:\Users\Omar\Desktop\cansu\circuitcvs.P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C:\Users\Omar\Desktop\cansu\circuitcvs.PNG"/>
                      <pic:cNvPicPr>
                        <a:picLocks noGrp="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8406" cy="1614526"/>
                      </a:xfrm>
                      <a:prstGeom prst="rect">
                        <a:avLst/>
                      </a:prstGeom>
                      <a:noFill/>
                      <a:ln>
                        <a:noFill/>
                      </a:ln>
                    </pic:spPr>
                  </pic:pic>
                </a:graphicData>
              </a:graphic>
            </wp:inline>
          </w:drawing>
        </w:r>
      </w:ins>
    </w:p>
    <w:p w:rsidR="00AF04EF" w:rsidRPr="005879CC" w:rsidRDefault="002535D4" w:rsidP="002535D4">
      <w:pPr>
        <w:jc w:val="center"/>
        <w:rPr>
          <w:rFonts w:ascii="Times New Roman" w:hAnsi="Times New Roman" w:cs="Times New Roman"/>
          <w:sz w:val="16"/>
          <w:szCs w:val="16"/>
        </w:rPr>
      </w:pPr>
      <w:proofErr w:type="gramStart"/>
      <w:r>
        <w:rPr>
          <w:rFonts w:ascii="Times New Roman" w:hAnsi="Times New Roman" w:cs="Times New Roman"/>
          <w:sz w:val="16"/>
          <w:szCs w:val="16"/>
        </w:rPr>
        <w:t>Fig. 13</w:t>
      </w:r>
      <w:r w:rsidR="00AF04EF">
        <w:rPr>
          <w:rFonts w:ascii="Times New Roman" w:hAnsi="Times New Roman" w:cs="Times New Roman"/>
          <w:sz w:val="16"/>
          <w:szCs w:val="16"/>
        </w:rPr>
        <w:t>.</w:t>
      </w:r>
      <w:proofErr w:type="gramEnd"/>
      <w:r w:rsidR="00AF04EF" w:rsidRPr="005879CC">
        <w:rPr>
          <w:rFonts w:ascii="Times New Roman" w:hAnsi="Times New Roman" w:cs="Times New Roman"/>
          <w:sz w:val="16"/>
          <w:szCs w:val="16"/>
        </w:rPr>
        <w:t xml:space="preserve"> Three-phase Inverter Topology</w:t>
      </w:r>
    </w:p>
    <w:p w:rsidR="00AF04EF" w:rsidRPr="005879CC" w:rsidRDefault="00AF04EF" w:rsidP="005450B7">
      <w:pPr>
        <w:jc w:val="both"/>
        <w:rPr>
          <w:rFonts w:ascii="Times New Roman" w:hAnsi="Times New Roman" w:cs="Times New Roman"/>
          <w:sz w:val="20"/>
          <w:szCs w:val="20"/>
        </w:rPr>
      </w:pPr>
      <w:r w:rsidRPr="005879CC">
        <w:rPr>
          <w:rFonts w:ascii="Times New Roman" w:hAnsi="Times New Roman" w:cs="Times New Roman"/>
          <w:sz w:val="20"/>
          <w:szCs w:val="20"/>
        </w:rPr>
        <w:t>Switch state (</w:t>
      </w:r>
      <w:proofErr w:type="spellStart"/>
      <w:proofErr w:type="gramStart"/>
      <w:r w:rsidRPr="005879CC">
        <w:rPr>
          <w:rFonts w:ascii="Times New Roman" w:hAnsi="Times New Roman" w:cs="Times New Roman"/>
          <w:sz w:val="20"/>
          <w:szCs w:val="20"/>
        </w:rPr>
        <w:t>Tx</w:t>
      </w:r>
      <w:proofErr w:type="spellEnd"/>
      <w:proofErr w:type="gramEnd"/>
      <w:r w:rsidRPr="005879CC">
        <w:rPr>
          <w:rFonts w:ascii="Times New Roman" w:hAnsi="Times New Roman" w:cs="Times New Roman"/>
          <w:sz w:val="20"/>
          <w:szCs w:val="20"/>
        </w:rPr>
        <w:t xml:space="preserve">) uses logic levels (0 or 1) to turn ON/OFF the </w:t>
      </w:r>
      <w:r w:rsidR="005450B7">
        <w:rPr>
          <w:rFonts w:ascii="Times New Roman" w:hAnsi="Times New Roman" w:cs="Times New Roman"/>
          <w:sz w:val="20"/>
          <w:szCs w:val="20"/>
        </w:rPr>
        <w:t>switch</w:t>
      </w:r>
      <w:r w:rsidRPr="005879CC">
        <w:rPr>
          <w:rFonts w:ascii="Times New Roman" w:hAnsi="Times New Roman" w:cs="Times New Roman"/>
          <w:sz w:val="20"/>
          <w:szCs w:val="20"/>
        </w:rPr>
        <w:t xml:space="preserve">. Top switch state of each leg is provided by the output of </w:t>
      </w:r>
      <w:r w:rsidR="005450B7">
        <w:rPr>
          <w:rFonts w:ascii="Times New Roman" w:hAnsi="Times New Roman" w:cs="Times New Roman"/>
          <w:sz w:val="20"/>
          <w:szCs w:val="20"/>
        </w:rPr>
        <w:t>comparator (Ideal Op amp)</w:t>
      </w:r>
      <w:r w:rsidRPr="005879CC">
        <w:rPr>
          <w:rFonts w:ascii="Times New Roman" w:hAnsi="Times New Roman" w:cs="Times New Roman"/>
          <w:sz w:val="20"/>
          <w:szCs w:val="20"/>
        </w:rPr>
        <w:t>. Since top and bottom switch state of each leg must opposite, an inverter is connected in parallel to the output of each comparator (</w:t>
      </w:r>
      <w:proofErr w:type="spellStart"/>
      <w:proofErr w:type="gramStart"/>
      <w:r w:rsidRPr="005879CC">
        <w:rPr>
          <w:rFonts w:ascii="Times New Roman" w:hAnsi="Times New Roman" w:cs="Times New Roman"/>
          <w:sz w:val="20"/>
          <w:szCs w:val="20"/>
        </w:rPr>
        <w:t>Tx</w:t>
      </w:r>
      <w:proofErr w:type="spellEnd"/>
      <w:proofErr w:type="gramEnd"/>
      <w:r w:rsidRPr="005879CC">
        <w:rPr>
          <w:rFonts w:ascii="Times New Roman" w:hAnsi="Times New Roman" w:cs="Times New Roman"/>
          <w:sz w:val="20"/>
          <w:szCs w:val="20"/>
        </w:rPr>
        <w:t>) to generate inve</w:t>
      </w:r>
      <w:r w:rsidR="0021255B">
        <w:rPr>
          <w:rFonts w:ascii="Times New Roman" w:hAnsi="Times New Roman" w:cs="Times New Roman"/>
          <w:sz w:val="20"/>
          <w:szCs w:val="20"/>
        </w:rPr>
        <w:t>rse signal T(x+3), where x=1, 2, 3</w:t>
      </w:r>
      <w:r w:rsidRPr="005879CC">
        <w:rPr>
          <w:rFonts w:ascii="Times New Roman" w:hAnsi="Times New Roman" w:cs="Times New Roman"/>
          <w:sz w:val="20"/>
          <w:szCs w:val="20"/>
        </w:rPr>
        <w:t xml:space="preserve"> correspond t</w:t>
      </w:r>
      <w:r w:rsidR="00EF0787">
        <w:rPr>
          <w:rFonts w:ascii="Times New Roman" w:hAnsi="Times New Roman" w:cs="Times New Roman"/>
          <w:sz w:val="20"/>
          <w:szCs w:val="20"/>
        </w:rPr>
        <w:t>o the top switches. See figure 1</w:t>
      </w:r>
      <w:r w:rsidR="005450B7">
        <w:rPr>
          <w:rFonts w:ascii="Times New Roman" w:hAnsi="Times New Roman" w:cs="Times New Roman"/>
          <w:sz w:val="20"/>
          <w:szCs w:val="20"/>
        </w:rPr>
        <w:t>4</w:t>
      </w:r>
      <w:r w:rsidRPr="005879CC">
        <w:rPr>
          <w:rFonts w:ascii="Times New Roman" w:hAnsi="Times New Roman" w:cs="Times New Roman"/>
          <w:sz w:val="20"/>
          <w:szCs w:val="20"/>
        </w:rPr>
        <w:t xml:space="preserve">.  </w:t>
      </w:r>
    </w:p>
    <w:p w:rsidR="00AF04EF" w:rsidRPr="005879CC" w:rsidRDefault="00AF04EF" w:rsidP="006952E6">
      <w:pPr>
        <w:jc w:val="both"/>
        <w:rPr>
          <w:del w:id="1759" w:author="aryan varma" w:date="2016-12-12T12:15:00Z"/>
          <w:rFonts w:ascii="Times New Roman" w:hAnsi="Times New Roman" w:cs="Times New Roman"/>
          <w:sz w:val="16"/>
          <w:szCs w:val="16"/>
        </w:rPr>
      </w:pPr>
      <w:del w:id="1760" w:author="aryan varma" w:date="2016-12-12T12:15:00Z">
        <w:r w:rsidRPr="005879CC">
          <w:rPr>
            <w:rFonts w:ascii="Times New Roman" w:hAnsi="Times New Roman" w:cs="Times New Roman"/>
            <w:noProof/>
            <w:sz w:val="16"/>
            <w:szCs w:val="16"/>
          </w:rPr>
          <w:drawing>
            <wp:inline distT="0" distB="0" distL="0" distR="0">
              <wp:extent cx="2541181" cy="1810768"/>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1825" cy="1818353"/>
                      </a:xfrm>
                      <a:prstGeom prst="rect">
                        <a:avLst/>
                      </a:prstGeom>
                      <a:noFill/>
                      <a:ln>
                        <a:noFill/>
                      </a:ln>
                    </pic:spPr>
                  </pic:pic>
                </a:graphicData>
              </a:graphic>
            </wp:inline>
          </w:drawing>
        </w:r>
      </w:del>
    </w:p>
    <w:p w:rsidR="00AF04EF" w:rsidRPr="005879CC" w:rsidRDefault="00AF04EF" w:rsidP="006952E6">
      <w:pPr>
        <w:jc w:val="both"/>
        <w:rPr>
          <w:ins w:id="1761" w:author="aryan varma" w:date="2016-12-12T12:15:00Z"/>
          <w:rFonts w:ascii="Times New Roman" w:hAnsi="Times New Roman" w:cs="Times New Roman"/>
          <w:sz w:val="16"/>
          <w:szCs w:val="16"/>
        </w:rPr>
      </w:pPr>
      <w:ins w:id="1762" w:author="aryan varma" w:date="2016-12-12T12:15:00Z">
        <w:r w:rsidRPr="005879CC">
          <w:rPr>
            <w:rFonts w:ascii="Times New Roman" w:hAnsi="Times New Roman" w:cs="Times New Roman"/>
            <w:noProof/>
            <w:sz w:val="16"/>
            <w:szCs w:val="16"/>
          </w:rPr>
          <w:drawing>
            <wp:inline distT="0" distB="0" distL="0" distR="0">
              <wp:extent cx="2541181" cy="1810768"/>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1825" cy="1818353"/>
                      </a:xfrm>
                      <a:prstGeom prst="rect">
                        <a:avLst/>
                      </a:prstGeom>
                      <a:noFill/>
                      <a:ln>
                        <a:noFill/>
                      </a:ln>
                    </pic:spPr>
                  </pic:pic>
                </a:graphicData>
              </a:graphic>
            </wp:inline>
          </w:drawing>
        </w:r>
      </w:ins>
    </w:p>
    <w:p w:rsidR="00AF04EF" w:rsidRPr="005879CC" w:rsidRDefault="009E5C78" w:rsidP="009E5C78">
      <w:pPr>
        <w:jc w:val="center"/>
        <w:rPr>
          <w:rFonts w:ascii="Times New Roman" w:hAnsi="Times New Roman" w:cs="Times New Roman"/>
          <w:sz w:val="16"/>
          <w:szCs w:val="16"/>
        </w:rPr>
      </w:pPr>
      <w:proofErr w:type="gramStart"/>
      <w:r>
        <w:rPr>
          <w:rFonts w:ascii="Times New Roman" w:hAnsi="Times New Roman" w:cs="Times New Roman"/>
          <w:sz w:val="16"/>
          <w:szCs w:val="16"/>
        </w:rPr>
        <w:t>Fig. 14</w:t>
      </w:r>
      <w:r w:rsidR="00AF04EF">
        <w:rPr>
          <w:rFonts w:ascii="Times New Roman" w:hAnsi="Times New Roman" w:cs="Times New Roman"/>
          <w:sz w:val="16"/>
          <w:szCs w:val="16"/>
        </w:rPr>
        <w:t>.</w:t>
      </w:r>
      <w:proofErr w:type="gramEnd"/>
      <w:r w:rsidR="00AF04EF" w:rsidRPr="005879CC">
        <w:rPr>
          <w:rFonts w:ascii="Times New Roman" w:hAnsi="Times New Roman" w:cs="Times New Roman"/>
          <w:sz w:val="16"/>
          <w:szCs w:val="16"/>
        </w:rPr>
        <w:t xml:space="preserve"> Comparator topology for PWM Modulation</w:t>
      </w:r>
    </w:p>
    <w:p w:rsidR="00AF04EF" w:rsidRPr="005879CC" w:rsidRDefault="00AF04EF" w:rsidP="006952E6">
      <w:pPr>
        <w:contextualSpacing/>
        <w:jc w:val="both"/>
        <w:rPr>
          <w:rFonts w:ascii="Times New Roman" w:hAnsi="Times New Roman" w:cs="Times New Roman"/>
          <w:sz w:val="20"/>
          <w:szCs w:val="20"/>
        </w:rPr>
      </w:pPr>
      <w:r w:rsidRPr="006952E6">
        <w:rPr>
          <w:rFonts w:ascii="Times New Roman" w:hAnsi="Times New Roman" w:cs="Times New Roman"/>
          <w:sz w:val="20"/>
          <w:szCs w:val="20"/>
          <w:u w:val="single"/>
        </w:rPr>
        <w:t>Equation Set</w:t>
      </w:r>
      <w:r w:rsidRPr="005879CC">
        <w:rPr>
          <w:rFonts w:ascii="Times New Roman" w:hAnsi="Times New Roman" w:cs="Times New Roman"/>
          <w:sz w:val="20"/>
          <w:szCs w:val="20"/>
        </w:rPr>
        <w:t>1 - Line to ground voltage generation:</w:t>
      </w:r>
      <w:r w:rsidRPr="005879CC">
        <w:rPr>
          <w:rFonts w:ascii="Times New Roman" w:hAnsi="Times New Roman" w:cs="Times New Roman"/>
          <w:sz w:val="20"/>
          <w:szCs w:val="20"/>
        </w:rPr>
        <w:tab/>
      </w:r>
    </w:p>
    <w:p w:rsidR="00AF04EF" w:rsidRPr="005879CC"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rPr>
        <w:tab/>
      </w:r>
      <w:proofErr w:type="spellStart"/>
      <w:r w:rsidR="006952E6">
        <w:rPr>
          <w:rFonts w:ascii="Times New Roman" w:hAnsi="Times New Roman" w:cs="Times New Roman"/>
          <w:sz w:val="20"/>
          <w:szCs w:val="20"/>
        </w:rPr>
        <w:t>Vag</w:t>
      </w:r>
      <w:proofErr w:type="spellEnd"/>
      <w:r w:rsidR="006952E6">
        <w:rPr>
          <w:rFonts w:ascii="Times New Roman" w:hAnsi="Times New Roman" w:cs="Times New Roman"/>
          <w:sz w:val="20"/>
          <w:szCs w:val="20"/>
        </w:rPr>
        <w:t xml:space="preserve"> = </w:t>
      </w:r>
      <w:proofErr w:type="spellStart"/>
      <w:r w:rsidR="006952E6">
        <w:rPr>
          <w:rFonts w:ascii="Times New Roman" w:hAnsi="Times New Roman" w:cs="Times New Roman"/>
          <w:sz w:val="20"/>
          <w:szCs w:val="20"/>
        </w:rPr>
        <w:t>Vdc</w:t>
      </w:r>
      <w:proofErr w:type="spellEnd"/>
      <w:r w:rsidR="006952E6">
        <w:rPr>
          <w:rFonts w:ascii="Times New Roman" w:hAnsi="Times New Roman" w:cs="Times New Roman"/>
          <w:sz w:val="20"/>
          <w:szCs w:val="20"/>
        </w:rPr>
        <w:t>*T1</w:t>
      </w:r>
      <w:r w:rsidR="006952E6">
        <w:rPr>
          <w:rFonts w:ascii="Times New Roman" w:hAnsi="Times New Roman" w:cs="Times New Roman"/>
          <w:sz w:val="20"/>
          <w:szCs w:val="20"/>
        </w:rPr>
        <w:tab/>
      </w:r>
      <w:r w:rsidR="006952E6">
        <w:rPr>
          <w:rFonts w:ascii="Times New Roman" w:hAnsi="Times New Roman" w:cs="Times New Roman"/>
          <w:sz w:val="20"/>
          <w:szCs w:val="20"/>
        </w:rPr>
        <w:tab/>
      </w:r>
      <w:r w:rsidR="006952E6">
        <w:rPr>
          <w:rFonts w:ascii="Times New Roman" w:hAnsi="Times New Roman" w:cs="Times New Roman"/>
          <w:sz w:val="20"/>
          <w:szCs w:val="20"/>
        </w:rPr>
        <w:tab/>
        <w:t xml:space="preserve">       (44)</w:t>
      </w:r>
    </w:p>
    <w:p w:rsidR="00AF04EF" w:rsidRPr="005879CC"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rPr>
        <w:tab/>
      </w:r>
      <w:proofErr w:type="spellStart"/>
      <w:r w:rsidR="006952E6">
        <w:rPr>
          <w:rFonts w:ascii="Times New Roman" w:hAnsi="Times New Roman" w:cs="Times New Roman"/>
          <w:sz w:val="20"/>
          <w:szCs w:val="20"/>
        </w:rPr>
        <w:t>Vbg</w:t>
      </w:r>
      <w:proofErr w:type="spellEnd"/>
      <w:r w:rsidR="006952E6">
        <w:rPr>
          <w:rFonts w:ascii="Times New Roman" w:hAnsi="Times New Roman" w:cs="Times New Roman"/>
          <w:sz w:val="20"/>
          <w:szCs w:val="20"/>
        </w:rPr>
        <w:t xml:space="preserve"> = </w:t>
      </w:r>
      <w:proofErr w:type="spellStart"/>
      <w:r w:rsidR="006952E6">
        <w:rPr>
          <w:rFonts w:ascii="Times New Roman" w:hAnsi="Times New Roman" w:cs="Times New Roman"/>
          <w:sz w:val="20"/>
          <w:szCs w:val="20"/>
        </w:rPr>
        <w:t>Vdc</w:t>
      </w:r>
      <w:proofErr w:type="spellEnd"/>
      <w:r w:rsidR="006952E6">
        <w:rPr>
          <w:rFonts w:ascii="Times New Roman" w:hAnsi="Times New Roman" w:cs="Times New Roman"/>
          <w:sz w:val="20"/>
          <w:szCs w:val="20"/>
        </w:rPr>
        <w:t>*T2</w:t>
      </w:r>
      <w:r w:rsidR="006952E6">
        <w:rPr>
          <w:rFonts w:ascii="Times New Roman" w:hAnsi="Times New Roman" w:cs="Times New Roman"/>
          <w:sz w:val="20"/>
          <w:szCs w:val="20"/>
        </w:rPr>
        <w:tab/>
      </w:r>
      <w:r w:rsidR="006952E6">
        <w:rPr>
          <w:rFonts w:ascii="Times New Roman" w:hAnsi="Times New Roman" w:cs="Times New Roman"/>
          <w:sz w:val="20"/>
          <w:szCs w:val="20"/>
        </w:rPr>
        <w:tab/>
      </w:r>
      <w:r w:rsidR="006952E6">
        <w:rPr>
          <w:rFonts w:ascii="Times New Roman" w:hAnsi="Times New Roman" w:cs="Times New Roman"/>
          <w:sz w:val="20"/>
          <w:szCs w:val="20"/>
        </w:rPr>
        <w:tab/>
        <w:t xml:space="preserve">       (45)</w:t>
      </w:r>
    </w:p>
    <w:p w:rsidR="00AF04EF" w:rsidRPr="005879CC"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rPr>
        <w:tab/>
      </w:r>
      <w:proofErr w:type="spellStart"/>
      <w:r w:rsidR="006952E6">
        <w:rPr>
          <w:rFonts w:ascii="Times New Roman" w:hAnsi="Times New Roman" w:cs="Times New Roman"/>
          <w:sz w:val="20"/>
          <w:szCs w:val="20"/>
        </w:rPr>
        <w:t>Vcg</w:t>
      </w:r>
      <w:proofErr w:type="spellEnd"/>
      <w:r w:rsidR="006952E6">
        <w:rPr>
          <w:rFonts w:ascii="Times New Roman" w:hAnsi="Times New Roman" w:cs="Times New Roman"/>
          <w:sz w:val="20"/>
          <w:szCs w:val="20"/>
        </w:rPr>
        <w:t xml:space="preserve"> = </w:t>
      </w:r>
      <w:proofErr w:type="spellStart"/>
      <w:r w:rsidR="006952E6">
        <w:rPr>
          <w:rFonts w:ascii="Times New Roman" w:hAnsi="Times New Roman" w:cs="Times New Roman"/>
          <w:sz w:val="20"/>
          <w:szCs w:val="20"/>
        </w:rPr>
        <w:t>Vdc</w:t>
      </w:r>
      <w:proofErr w:type="spellEnd"/>
      <w:r w:rsidR="006952E6">
        <w:rPr>
          <w:rFonts w:ascii="Times New Roman" w:hAnsi="Times New Roman" w:cs="Times New Roman"/>
          <w:sz w:val="20"/>
          <w:szCs w:val="20"/>
        </w:rPr>
        <w:t>*T3</w:t>
      </w:r>
      <w:r w:rsidR="006952E6">
        <w:rPr>
          <w:rFonts w:ascii="Times New Roman" w:hAnsi="Times New Roman" w:cs="Times New Roman"/>
          <w:sz w:val="20"/>
          <w:szCs w:val="20"/>
        </w:rPr>
        <w:tab/>
      </w:r>
      <w:r w:rsidR="006952E6">
        <w:rPr>
          <w:rFonts w:ascii="Times New Roman" w:hAnsi="Times New Roman" w:cs="Times New Roman"/>
          <w:sz w:val="20"/>
          <w:szCs w:val="20"/>
        </w:rPr>
        <w:tab/>
      </w:r>
      <w:r w:rsidR="006952E6">
        <w:rPr>
          <w:rFonts w:ascii="Times New Roman" w:hAnsi="Times New Roman" w:cs="Times New Roman"/>
          <w:sz w:val="20"/>
          <w:szCs w:val="20"/>
        </w:rPr>
        <w:tab/>
        <w:t xml:space="preserve">       (46)</w:t>
      </w:r>
    </w:p>
    <w:p w:rsidR="00AF04EF" w:rsidRPr="005879CC" w:rsidRDefault="00AF04EF" w:rsidP="006952E6">
      <w:pPr>
        <w:widowControl w:val="0"/>
        <w:autoSpaceDE w:val="0"/>
        <w:autoSpaceDN w:val="0"/>
        <w:adjustRightInd w:val="0"/>
        <w:spacing w:after="0"/>
        <w:contextualSpacing/>
        <w:jc w:val="both"/>
        <w:rPr>
          <w:rFonts w:ascii="Times New Roman" w:hAnsi="Times New Roman" w:cs="Times New Roman"/>
          <w:sz w:val="20"/>
          <w:szCs w:val="20"/>
        </w:rPr>
      </w:pPr>
    </w:p>
    <w:p w:rsidR="00AF04EF" w:rsidRPr="005879CC" w:rsidRDefault="00AF04EF" w:rsidP="005450B7">
      <w:pPr>
        <w:widowControl w:val="0"/>
        <w:autoSpaceDE w:val="0"/>
        <w:autoSpaceDN w:val="0"/>
        <w:adjustRightInd w:val="0"/>
        <w:spacing w:after="0"/>
        <w:contextualSpacing/>
        <w:jc w:val="both"/>
        <w:rPr>
          <w:rFonts w:ascii="Times New Roman" w:hAnsi="Times New Roman" w:cs="Times New Roman"/>
          <w:sz w:val="20"/>
          <w:szCs w:val="20"/>
        </w:rPr>
      </w:pPr>
      <w:r w:rsidRPr="005879CC">
        <w:rPr>
          <w:rFonts w:ascii="Times New Roman" w:hAnsi="Times New Roman" w:cs="Times New Roman"/>
          <w:sz w:val="20"/>
          <w:szCs w:val="20"/>
        </w:rPr>
        <w:t xml:space="preserve">From equation set 1 and switch states in figure </w:t>
      </w:r>
      <w:r w:rsidR="005450B7">
        <w:rPr>
          <w:rFonts w:ascii="Times New Roman" w:hAnsi="Times New Roman" w:cs="Times New Roman"/>
          <w:sz w:val="20"/>
          <w:szCs w:val="20"/>
        </w:rPr>
        <w:t>10</w:t>
      </w:r>
      <w:r w:rsidRPr="005879CC">
        <w:rPr>
          <w:rFonts w:ascii="Times New Roman" w:hAnsi="Times New Roman" w:cs="Times New Roman"/>
          <w:sz w:val="20"/>
          <w:szCs w:val="20"/>
        </w:rPr>
        <w:t>, we derive line-</w:t>
      </w:r>
      <w:r w:rsidR="00EF0787">
        <w:rPr>
          <w:rFonts w:ascii="Times New Roman" w:hAnsi="Times New Roman" w:cs="Times New Roman"/>
          <w:sz w:val="20"/>
          <w:szCs w:val="20"/>
        </w:rPr>
        <w:t>to-ground voltages. See figure 1</w:t>
      </w:r>
      <w:r w:rsidR="00E11211">
        <w:rPr>
          <w:rFonts w:ascii="Times New Roman" w:hAnsi="Times New Roman" w:cs="Times New Roman"/>
          <w:sz w:val="20"/>
          <w:szCs w:val="20"/>
        </w:rPr>
        <w:t>5</w:t>
      </w:r>
      <w:r w:rsidRPr="005879CC">
        <w:rPr>
          <w:rFonts w:ascii="Times New Roman" w:hAnsi="Times New Roman" w:cs="Times New Roman"/>
          <w:sz w:val="20"/>
          <w:szCs w:val="20"/>
        </w:rPr>
        <w:t>.</w:t>
      </w:r>
    </w:p>
    <w:p w:rsidR="00AF04EF" w:rsidRPr="005879CC" w:rsidRDefault="00AF04EF" w:rsidP="006952E6">
      <w:pPr>
        <w:widowControl w:val="0"/>
        <w:autoSpaceDE w:val="0"/>
        <w:autoSpaceDN w:val="0"/>
        <w:adjustRightInd w:val="0"/>
        <w:spacing w:after="0"/>
        <w:jc w:val="both"/>
        <w:rPr>
          <w:rFonts w:ascii="Times New Roman" w:hAnsi="Times New Roman" w:cs="Times New Roman"/>
          <w:sz w:val="20"/>
          <w:szCs w:val="20"/>
        </w:rPr>
      </w:pPr>
    </w:p>
    <w:p w:rsidR="00AF04EF" w:rsidRPr="005879CC" w:rsidRDefault="00AF04EF" w:rsidP="006952E6">
      <w:pPr>
        <w:jc w:val="both"/>
        <w:rPr>
          <w:del w:id="1763" w:author="aryan varma" w:date="2016-12-12T12:15:00Z"/>
          <w:rFonts w:ascii="Times New Roman" w:hAnsi="Times New Roman" w:cs="Times New Roman"/>
          <w:sz w:val="20"/>
          <w:szCs w:val="20"/>
        </w:rPr>
      </w:pPr>
      <w:del w:id="1764" w:author="aryan varma" w:date="2016-12-12T12:15:00Z">
        <w:r w:rsidRPr="005879CC">
          <w:rPr>
            <w:rFonts w:ascii="Times New Roman" w:hAnsi="Times New Roman" w:cs="Times New Roman"/>
            <w:noProof/>
            <w:sz w:val="20"/>
            <w:szCs w:val="20"/>
          </w:rPr>
          <w:drawing>
            <wp:inline distT="0" distB="0" distL="0" distR="0">
              <wp:extent cx="2976541" cy="1584159"/>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5728" cy="1599693"/>
                      </a:xfrm>
                      <a:prstGeom prst="rect">
                        <a:avLst/>
                      </a:prstGeom>
                      <a:noFill/>
                      <a:ln>
                        <a:noFill/>
                      </a:ln>
                    </pic:spPr>
                  </pic:pic>
                </a:graphicData>
              </a:graphic>
            </wp:inline>
          </w:drawing>
        </w:r>
      </w:del>
    </w:p>
    <w:p w:rsidR="00AF04EF" w:rsidRPr="005879CC" w:rsidRDefault="00AF04EF" w:rsidP="006952E6">
      <w:pPr>
        <w:jc w:val="both"/>
        <w:rPr>
          <w:ins w:id="1765" w:author="aryan varma" w:date="2016-12-12T12:15:00Z"/>
          <w:rFonts w:ascii="Times New Roman" w:hAnsi="Times New Roman" w:cs="Times New Roman"/>
          <w:sz w:val="20"/>
          <w:szCs w:val="20"/>
        </w:rPr>
      </w:pPr>
      <w:ins w:id="1766" w:author="aryan varma" w:date="2016-12-12T12:15:00Z">
        <w:r w:rsidRPr="005879CC">
          <w:rPr>
            <w:rFonts w:ascii="Times New Roman" w:hAnsi="Times New Roman" w:cs="Times New Roman"/>
            <w:noProof/>
            <w:sz w:val="20"/>
            <w:szCs w:val="20"/>
          </w:rPr>
          <w:drawing>
            <wp:inline distT="0" distB="0" distL="0" distR="0">
              <wp:extent cx="2976541" cy="1584159"/>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5728" cy="1599693"/>
                      </a:xfrm>
                      <a:prstGeom prst="rect">
                        <a:avLst/>
                      </a:prstGeom>
                      <a:noFill/>
                      <a:ln>
                        <a:noFill/>
                      </a:ln>
                    </pic:spPr>
                  </pic:pic>
                </a:graphicData>
              </a:graphic>
            </wp:inline>
          </w:drawing>
        </w:r>
      </w:ins>
    </w:p>
    <w:p w:rsidR="00AF04EF" w:rsidRPr="005879CC" w:rsidRDefault="00E45818" w:rsidP="009E5C78">
      <w:pPr>
        <w:jc w:val="center"/>
        <w:rPr>
          <w:rFonts w:ascii="Times New Roman" w:hAnsi="Times New Roman" w:cs="Times New Roman"/>
          <w:sz w:val="16"/>
          <w:szCs w:val="16"/>
        </w:rPr>
      </w:pPr>
      <w:proofErr w:type="gramStart"/>
      <w:r>
        <w:rPr>
          <w:rFonts w:ascii="Times New Roman" w:hAnsi="Times New Roman" w:cs="Times New Roman"/>
          <w:sz w:val="16"/>
          <w:szCs w:val="16"/>
        </w:rPr>
        <w:t>Fig. 15</w:t>
      </w:r>
      <w:r w:rsidR="00AF04EF">
        <w:rPr>
          <w:rFonts w:ascii="Times New Roman" w:hAnsi="Times New Roman" w:cs="Times New Roman"/>
          <w:sz w:val="16"/>
          <w:szCs w:val="16"/>
        </w:rPr>
        <w:t>.</w:t>
      </w:r>
      <w:proofErr w:type="gramEnd"/>
      <w:r w:rsidR="00AF04EF" w:rsidRPr="005879CC">
        <w:rPr>
          <w:rFonts w:ascii="Times New Roman" w:hAnsi="Times New Roman" w:cs="Times New Roman"/>
          <w:sz w:val="16"/>
          <w:szCs w:val="16"/>
        </w:rPr>
        <w:t xml:space="preserve"> Three-phase line-to-ground voltages</w:t>
      </w:r>
    </w:p>
    <w:p w:rsidR="00AF04EF" w:rsidRPr="005879CC" w:rsidRDefault="00AF04EF" w:rsidP="006952E6">
      <w:pPr>
        <w:widowControl w:val="0"/>
        <w:autoSpaceDE w:val="0"/>
        <w:autoSpaceDN w:val="0"/>
        <w:adjustRightInd w:val="0"/>
        <w:spacing w:after="0"/>
        <w:jc w:val="both"/>
        <w:rPr>
          <w:rFonts w:ascii="Times New Roman" w:hAnsi="Times New Roman" w:cs="Times New Roman"/>
          <w:sz w:val="20"/>
          <w:szCs w:val="20"/>
        </w:rPr>
      </w:pPr>
    </w:p>
    <w:p w:rsidR="00AF04EF" w:rsidRPr="005879CC" w:rsidRDefault="00AF04EF" w:rsidP="006952E6">
      <w:pPr>
        <w:widowControl w:val="0"/>
        <w:autoSpaceDE w:val="0"/>
        <w:autoSpaceDN w:val="0"/>
        <w:adjustRightInd w:val="0"/>
        <w:spacing w:after="0"/>
        <w:jc w:val="both"/>
        <w:rPr>
          <w:rFonts w:ascii="Times New Roman" w:hAnsi="Times New Roman" w:cs="Times New Roman"/>
          <w:sz w:val="20"/>
          <w:szCs w:val="20"/>
        </w:rPr>
      </w:pPr>
      <w:r w:rsidRPr="005879CC">
        <w:rPr>
          <w:rFonts w:ascii="Times New Roman" w:hAnsi="Times New Roman" w:cs="Times New Roman"/>
          <w:sz w:val="20"/>
          <w:szCs w:val="20"/>
          <w:u w:val="single"/>
        </w:rPr>
        <w:t>Equation set 2</w:t>
      </w:r>
      <w:r w:rsidRPr="005879CC">
        <w:rPr>
          <w:rFonts w:ascii="Times New Roman" w:hAnsi="Times New Roman" w:cs="Times New Roman"/>
          <w:sz w:val="20"/>
          <w:szCs w:val="20"/>
        </w:rPr>
        <w:t xml:space="preserve"> - Line to neutral (Phase) voltage generation:</w:t>
      </w:r>
      <w:r w:rsidRPr="005879CC">
        <w:rPr>
          <w:rFonts w:ascii="Times New Roman" w:hAnsi="Times New Roman" w:cs="Times New Roman"/>
          <w:sz w:val="20"/>
          <w:szCs w:val="20"/>
        </w:rPr>
        <w:tab/>
      </w:r>
    </w:p>
    <w:p w:rsidR="00AF04EF" w:rsidRPr="005879CC" w:rsidRDefault="00AF04EF" w:rsidP="006952E6">
      <w:pPr>
        <w:widowControl w:val="0"/>
        <w:autoSpaceDE w:val="0"/>
        <w:autoSpaceDN w:val="0"/>
        <w:adjustRightInd w:val="0"/>
        <w:spacing w:after="0"/>
        <w:jc w:val="both"/>
        <w:rPr>
          <w:rFonts w:ascii="Times New Roman" w:hAnsi="Times New Roman" w:cs="Times New Roman"/>
          <w:sz w:val="20"/>
          <w:szCs w:val="20"/>
        </w:rPr>
      </w:pPr>
      <w:r w:rsidRPr="005879CC">
        <w:rPr>
          <w:rFonts w:ascii="Times New Roman" w:hAnsi="Times New Roman" w:cs="Times New Roman"/>
          <w:sz w:val="20"/>
          <w:szCs w:val="20"/>
        </w:rPr>
        <w:tab/>
      </w:r>
      <w:r w:rsidR="006952E6">
        <w:rPr>
          <w:rFonts w:ascii="Times New Roman" w:hAnsi="Times New Roman" w:cs="Times New Roman"/>
          <w:sz w:val="20"/>
          <w:szCs w:val="20"/>
        </w:rPr>
        <w:t>Vas = ((2*</w:t>
      </w:r>
      <w:proofErr w:type="spellStart"/>
      <w:r w:rsidR="006952E6">
        <w:rPr>
          <w:rFonts w:ascii="Times New Roman" w:hAnsi="Times New Roman" w:cs="Times New Roman"/>
          <w:sz w:val="20"/>
          <w:szCs w:val="20"/>
        </w:rPr>
        <w:t>Vag</w:t>
      </w:r>
      <w:proofErr w:type="spellEnd"/>
      <w:r w:rsidR="006952E6">
        <w:rPr>
          <w:rFonts w:ascii="Times New Roman" w:hAnsi="Times New Roman" w:cs="Times New Roman"/>
          <w:sz w:val="20"/>
          <w:szCs w:val="20"/>
        </w:rPr>
        <w:t>)-</w:t>
      </w:r>
      <w:proofErr w:type="spellStart"/>
      <w:r w:rsidR="006952E6">
        <w:rPr>
          <w:rFonts w:ascii="Times New Roman" w:hAnsi="Times New Roman" w:cs="Times New Roman"/>
          <w:sz w:val="20"/>
          <w:szCs w:val="20"/>
        </w:rPr>
        <w:t>Vbg-Vcg</w:t>
      </w:r>
      <w:proofErr w:type="spellEnd"/>
      <w:r w:rsidR="006952E6">
        <w:rPr>
          <w:rFonts w:ascii="Times New Roman" w:hAnsi="Times New Roman" w:cs="Times New Roman"/>
          <w:sz w:val="20"/>
          <w:szCs w:val="20"/>
        </w:rPr>
        <w:t>)/3</w:t>
      </w:r>
      <w:r w:rsidR="006952E6">
        <w:rPr>
          <w:rFonts w:ascii="Times New Roman" w:hAnsi="Times New Roman" w:cs="Times New Roman"/>
          <w:sz w:val="20"/>
          <w:szCs w:val="20"/>
        </w:rPr>
        <w:tab/>
        <w:t xml:space="preserve">       (47)</w:t>
      </w:r>
    </w:p>
    <w:p w:rsidR="00AF04EF" w:rsidRPr="005879CC" w:rsidRDefault="00AF04EF" w:rsidP="006952E6">
      <w:pPr>
        <w:widowControl w:val="0"/>
        <w:autoSpaceDE w:val="0"/>
        <w:autoSpaceDN w:val="0"/>
        <w:adjustRightInd w:val="0"/>
        <w:spacing w:after="0"/>
        <w:jc w:val="both"/>
        <w:rPr>
          <w:rFonts w:ascii="Times New Roman" w:hAnsi="Times New Roman" w:cs="Times New Roman"/>
          <w:sz w:val="20"/>
          <w:szCs w:val="20"/>
        </w:rPr>
      </w:pPr>
      <w:r w:rsidRPr="005879CC">
        <w:rPr>
          <w:rFonts w:ascii="Times New Roman" w:hAnsi="Times New Roman" w:cs="Times New Roman"/>
          <w:sz w:val="20"/>
          <w:szCs w:val="20"/>
        </w:rPr>
        <w:tab/>
      </w:r>
      <w:proofErr w:type="spellStart"/>
      <w:r w:rsidRPr="005879CC">
        <w:rPr>
          <w:rFonts w:ascii="Times New Roman" w:hAnsi="Times New Roman" w:cs="Times New Roman"/>
          <w:sz w:val="20"/>
          <w:szCs w:val="20"/>
        </w:rPr>
        <w:t>Vbs</w:t>
      </w:r>
      <w:proofErr w:type="spellEnd"/>
      <w:r w:rsidR="006952E6">
        <w:rPr>
          <w:rFonts w:ascii="Times New Roman" w:hAnsi="Times New Roman" w:cs="Times New Roman"/>
          <w:sz w:val="20"/>
          <w:szCs w:val="20"/>
        </w:rPr>
        <w:t xml:space="preserve"> = ((2*</w:t>
      </w:r>
      <w:proofErr w:type="spellStart"/>
      <w:r w:rsidR="006952E6">
        <w:rPr>
          <w:rFonts w:ascii="Times New Roman" w:hAnsi="Times New Roman" w:cs="Times New Roman"/>
          <w:sz w:val="20"/>
          <w:szCs w:val="20"/>
        </w:rPr>
        <w:t>Vbg</w:t>
      </w:r>
      <w:proofErr w:type="spellEnd"/>
      <w:r w:rsidR="006952E6">
        <w:rPr>
          <w:rFonts w:ascii="Times New Roman" w:hAnsi="Times New Roman" w:cs="Times New Roman"/>
          <w:sz w:val="20"/>
          <w:szCs w:val="20"/>
        </w:rPr>
        <w:t>)-</w:t>
      </w:r>
      <w:proofErr w:type="spellStart"/>
      <w:r w:rsidR="006952E6">
        <w:rPr>
          <w:rFonts w:ascii="Times New Roman" w:hAnsi="Times New Roman" w:cs="Times New Roman"/>
          <w:sz w:val="20"/>
          <w:szCs w:val="20"/>
        </w:rPr>
        <w:t>Vag-Vcg</w:t>
      </w:r>
      <w:proofErr w:type="spellEnd"/>
      <w:r w:rsidR="006952E6">
        <w:rPr>
          <w:rFonts w:ascii="Times New Roman" w:hAnsi="Times New Roman" w:cs="Times New Roman"/>
          <w:sz w:val="20"/>
          <w:szCs w:val="20"/>
        </w:rPr>
        <w:t>)/3</w:t>
      </w:r>
      <w:r w:rsidR="006952E6">
        <w:rPr>
          <w:rFonts w:ascii="Times New Roman" w:hAnsi="Times New Roman" w:cs="Times New Roman"/>
          <w:sz w:val="20"/>
          <w:szCs w:val="20"/>
        </w:rPr>
        <w:tab/>
        <w:t xml:space="preserve">       (48)</w:t>
      </w:r>
    </w:p>
    <w:p w:rsidR="00AF04EF" w:rsidRPr="005879CC" w:rsidRDefault="00AF04EF" w:rsidP="006952E6">
      <w:pPr>
        <w:widowControl w:val="0"/>
        <w:autoSpaceDE w:val="0"/>
        <w:autoSpaceDN w:val="0"/>
        <w:adjustRightInd w:val="0"/>
        <w:spacing w:after="0"/>
        <w:jc w:val="both"/>
        <w:rPr>
          <w:rFonts w:ascii="Times New Roman" w:hAnsi="Times New Roman" w:cs="Times New Roman"/>
          <w:sz w:val="20"/>
          <w:szCs w:val="20"/>
        </w:rPr>
      </w:pPr>
      <w:r w:rsidRPr="005879CC">
        <w:rPr>
          <w:rFonts w:ascii="Times New Roman" w:hAnsi="Times New Roman" w:cs="Times New Roman"/>
          <w:sz w:val="20"/>
          <w:szCs w:val="20"/>
        </w:rPr>
        <w:tab/>
      </w:r>
      <w:proofErr w:type="spellStart"/>
      <w:r w:rsidR="006952E6">
        <w:rPr>
          <w:rFonts w:ascii="Times New Roman" w:hAnsi="Times New Roman" w:cs="Times New Roman"/>
          <w:sz w:val="20"/>
          <w:szCs w:val="20"/>
        </w:rPr>
        <w:t>Vcs</w:t>
      </w:r>
      <w:proofErr w:type="spellEnd"/>
      <w:r w:rsidR="006952E6">
        <w:rPr>
          <w:rFonts w:ascii="Times New Roman" w:hAnsi="Times New Roman" w:cs="Times New Roman"/>
          <w:sz w:val="20"/>
          <w:szCs w:val="20"/>
        </w:rPr>
        <w:t xml:space="preserve"> = ((2*</w:t>
      </w:r>
      <w:proofErr w:type="spellStart"/>
      <w:r w:rsidR="006952E6">
        <w:rPr>
          <w:rFonts w:ascii="Times New Roman" w:hAnsi="Times New Roman" w:cs="Times New Roman"/>
          <w:sz w:val="20"/>
          <w:szCs w:val="20"/>
        </w:rPr>
        <w:t>Vcg</w:t>
      </w:r>
      <w:proofErr w:type="spellEnd"/>
      <w:r w:rsidR="006952E6">
        <w:rPr>
          <w:rFonts w:ascii="Times New Roman" w:hAnsi="Times New Roman" w:cs="Times New Roman"/>
          <w:sz w:val="20"/>
          <w:szCs w:val="20"/>
        </w:rPr>
        <w:t>)-</w:t>
      </w:r>
      <w:proofErr w:type="spellStart"/>
      <w:r w:rsidR="006952E6">
        <w:rPr>
          <w:rFonts w:ascii="Times New Roman" w:hAnsi="Times New Roman" w:cs="Times New Roman"/>
          <w:sz w:val="20"/>
          <w:szCs w:val="20"/>
        </w:rPr>
        <w:t>Vag-Vbg</w:t>
      </w:r>
      <w:proofErr w:type="spellEnd"/>
      <w:r w:rsidR="006952E6">
        <w:rPr>
          <w:rFonts w:ascii="Times New Roman" w:hAnsi="Times New Roman" w:cs="Times New Roman"/>
          <w:sz w:val="20"/>
          <w:szCs w:val="20"/>
        </w:rPr>
        <w:t>)/3</w:t>
      </w:r>
      <w:r w:rsidR="006952E6">
        <w:rPr>
          <w:rFonts w:ascii="Times New Roman" w:hAnsi="Times New Roman" w:cs="Times New Roman"/>
          <w:sz w:val="20"/>
          <w:szCs w:val="20"/>
        </w:rPr>
        <w:tab/>
        <w:t xml:space="preserve">       (49)</w:t>
      </w:r>
    </w:p>
    <w:p w:rsidR="00AF04EF" w:rsidRPr="005879CC" w:rsidRDefault="00AF04EF" w:rsidP="006952E6">
      <w:pPr>
        <w:widowControl w:val="0"/>
        <w:autoSpaceDE w:val="0"/>
        <w:autoSpaceDN w:val="0"/>
        <w:adjustRightInd w:val="0"/>
        <w:spacing w:after="0"/>
        <w:jc w:val="both"/>
        <w:rPr>
          <w:rFonts w:ascii="Times New Roman" w:hAnsi="Times New Roman" w:cs="Times New Roman"/>
          <w:sz w:val="20"/>
          <w:szCs w:val="20"/>
        </w:rPr>
      </w:pPr>
      <w:r w:rsidRPr="005879CC">
        <w:rPr>
          <w:rFonts w:ascii="Times New Roman" w:hAnsi="Times New Roman" w:cs="Times New Roman"/>
          <w:sz w:val="20"/>
          <w:szCs w:val="20"/>
        </w:rPr>
        <w:tab/>
      </w:r>
      <w:proofErr w:type="spellStart"/>
      <w:r w:rsidR="006952E6">
        <w:rPr>
          <w:rFonts w:ascii="Times New Roman" w:hAnsi="Times New Roman" w:cs="Times New Roman"/>
          <w:sz w:val="20"/>
          <w:szCs w:val="20"/>
        </w:rPr>
        <w:t>Vng</w:t>
      </w:r>
      <w:proofErr w:type="spellEnd"/>
      <w:r w:rsidR="006952E6">
        <w:rPr>
          <w:rFonts w:ascii="Times New Roman" w:hAnsi="Times New Roman" w:cs="Times New Roman"/>
          <w:sz w:val="20"/>
          <w:szCs w:val="20"/>
        </w:rPr>
        <w:t xml:space="preserve"> = (</w:t>
      </w:r>
      <w:proofErr w:type="spellStart"/>
      <w:r w:rsidR="006952E6">
        <w:rPr>
          <w:rFonts w:ascii="Times New Roman" w:hAnsi="Times New Roman" w:cs="Times New Roman"/>
          <w:sz w:val="20"/>
          <w:szCs w:val="20"/>
        </w:rPr>
        <w:t>Vag+Vbg+Vcg</w:t>
      </w:r>
      <w:proofErr w:type="spellEnd"/>
      <w:r w:rsidR="006952E6">
        <w:rPr>
          <w:rFonts w:ascii="Times New Roman" w:hAnsi="Times New Roman" w:cs="Times New Roman"/>
          <w:sz w:val="20"/>
          <w:szCs w:val="20"/>
        </w:rPr>
        <w:t>)/3</w:t>
      </w:r>
      <w:r w:rsidR="006952E6">
        <w:rPr>
          <w:rFonts w:ascii="Times New Roman" w:hAnsi="Times New Roman" w:cs="Times New Roman"/>
          <w:sz w:val="20"/>
          <w:szCs w:val="20"/>
        </w:rPr>
        <w:tab/>
      </w:r>
      <w:r w:rsidR="006952E6">
        <w:rPr>
          <w:rFonts w:ascii="Times New Roman" w:hAnsi="Times New Roman" w:cs="Times New Roman"/>
          <w:sz w:val="20"/>
          <w:szCs w:val="20"/>
        </w:rPr>
        <w:tab/>
        <w:t xml:space="preserve">       (50)</w:t>
      </w:r>
    </w:p>
    <w:p w:rsidR="00AF04EF" w:rsidRPr="005879CC" w:rsidRDefault="00AF04EF" w:rsidP="006952E6">
      <w:pPr>
        <w:widowControl w:val="0"/>
        <w:autoSpaceDE w:val="0"/>
        <w:autoSpaceDN w:val="0"/>
        <w:adjustRightInd w:val="0"/>
        <w:spacing w:after="0"/>
        <w:jc w:val="both"/>
        <w:rPr>
          <w:rFonts w:ascii="Times New Roman" w:hAnsi="Times New Roman" w:cs="Times New Roman"/>
          <w:sz w:val="20"/>
          <w:szCs w:val="20"/>
        </w:rPr>
      </w:pPr>
    </w:p>
    <w:p w:rsidR="00AF04EF" w:rsidRPr="005879CC" w:rsidRDefault="00AF04EF" w:rsidP="00065D5F">
      <w:pPr>
        <w:widowControl w:val="0"/>
        <w:autoSpaceDE w:val="0"/>
        <w:autoSpaceDN w:val="0"/>
        <w:adjustRightInd w:val="0"/>
        <w:spacing w:after="0"/>
        <w:jc w:val="both"/>
        <w:rPr>
          <w:rFonts w:ascii="Times New Roman" w:hAnsi="Times New Roman" w:cs="Times New Roman"/>
          <w:sz w:val="20"/>
          <w:szCs w:val="20"/>
        </w:rPr>
      </w:pPr>
      <w:r w:rsidRPr="005879CC">
        <w:rPr>
          <w:rFonts w:ascii="Times New Roman" w:hAnsi="Times New Roman" w:cs="Times New Roman"/>
          <w:sz w:val="20"/>
          <w:szCs w:val="20"/>
        </w:rPr>
        <w:t xml:space="preserve">Since the </w:t>
      </w:r>
      <w:proofErr w:type="spellStart"/>
      <w:r w:rsidRPr="005879CC">
        <w:rPr>
          <w:rFonts w:ascii="Times New Roman" w:hAnsi="Times New Roman" w:cs="Times New Roman"/>
          <w:sz w:val="20"/>
          <w:szCs w:val="20"/>
        </w:rPr>
        <w:t>Rload</w:t>
      </w:r>
      <w:proofErr w:type="spellEnd"/>
      <w:r w:rsidRPr="005879CC">
        <w:rPr>
          <w:rFonts w:ascii="Times New Roman" w:hAnsi="Times New Roman" w:cs="Times New Roman"/>
          <w:sz w:val="20"/>
          <w:szCs w:val="20"/>
        </w:rPr>
        <w:t xml:space="preserve"> is the same for all phases, phase voltages can be derived from line to ground voltages and neutral to ground voltage value. See equation set 2 and figure </w:t>
      </w:r>
      <w:r w:rsidR="00E11211">
        <w:rPr>
          <w:rFonts w:ascii="Times New Roman" w:hAnsi="Times New Roman" w:cs="Times New Roman"/>
          <w:sz w:val="20"/>
          <w:szCs w:val="20"/>
        </w:rPr>
        <w:t>16 and 17</w:t>
      </w:r>
      <w:r w:rsidRPr="005879CC">
        <w:rPr>
          <w:rFonts w:ascii="Times New Roman" w:hAnsi="Times New Roman" w:cs="Times New Roman"/>
          <w:sz w:val="20"/>
          <w:szCs w:val="20"/>
        </w:rPr>
        <w:t xml:space="preserve">.   </w:t>
      </w:r>
    </w:p>
    <w:p w:rsidR="00AF04EF" w:rsidRPr="005879CC" w:rsidRDefault="00AF04EF" w:rsidP="006952E6">
      <w:pPr>
        <w:widowControl w:val="0"/>
        <w:autoSpaceDE w:val="0"/>
        <w:autoSpaceDN w:val="0"/>
        <w:adjustRightInd w:val="0"/>
        <w:spacing w:after="0"/>
        <w:jc w:val="both"/>
        <w:rPr>
          <w:rFonts w:ascii="Times New Roman" w:hAnsi="Times New Roman" w:cs="Times New Roman"/>
          <w:sz w:val="20"/>
          <w:szCs w:val="20"/>
        </w:rPr>
      </w:pPr>
    </w:p>
    <w:p w:rsidR="00AF04EF" w:rsidRPr="009E5C78" w:rsidRDefault="006A09CF" w:rsidP="009E5C78">
      <w:pPr>
        <w:rPr>
          <w:del w:id="1767" w:author="aryan varma" w:date="2016-12-12T12:15:00Z"/>
        </w:rPr>
      </w:pPr>
      <w:del w:id="1768" w:author="aryan varma" w:date="2016-12-12T12:15:00Z">
        <w:r>
          <w:rPr>
            <w:noProof/>
          </w:rPr>
          <w:drawing>
            <wp:inline distT="0" distB="0" distL="0" distR="0">
              <wp:extent cx="2847975" cy="1676278"/>
              <wp:effectExtent l="0" t="0" r="0" b="635"/>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331" t="12254" r="16552" b="11193"/>
                      <a:stretch/>
                    </pic:blipFill>
                    <pic:spPr bwMode="auto">
                      <a:xfrm>
                        <a:off x="0" y="0"/>
                        <a:ext cx="2894840" cy="17038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del>
    </w:p>
    <w:p w:rsidR="00AF04EF" w:rsidRPr="009E5C78" w:rsidRDefault="006A09CF" w:rsidP="009E5C78">
      <w:pPr>
        <w:rPr>
          <w:ins w:id="1769" w:author="aryan varma" w:date="2016-12-12T12:15:00Z"/>
        </w:rPr>
      </w:pPr>
      <w:ins w:id="1770" w:author="aryan varma" w:date="2016-12-12T12:15:00Z">
        <w:r>
          <w:rPr>
            <w:noProof/>
          </w:rPr>
          <w:drawing>
            <wp:inline distT="0" distB="0" distL="0" distR="0">
              <wp:extent cx="2847975" cy="167627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331" t="12254" r="16552" b="11193"/>
                      <a:stretch/>
                    </pic:blipFill>
                    <pic:spPr bwMode="auto">
                      <a:xfrm>
                        <a:off x="0" y="0"/>
                        <a:ext cx="2894840" cy="17038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ins>
    </w:p>
    <w:p w:rsidR="00AF04EF" w:rsidRPr="005879CC" w:rsidRDefault="009E5C78" w:rsidP="00E45818">
      <w:pPr>
        <w:jc w:val="center"/>
        <w:rPr>
          <w:rFonts w:ascii="Times New Roman" w:hAnsi="Times New Roman" w:cs="Times New Roman"/>
          <w:sz w:val="16"/>
          <w:szCs w:val="16"/>
        </w:rPr>
      </w:pPr>
      <w:proofErr w:type="gramStart"/>
      <w:r>
        <w:rPr>
          <w:rFonts w:ascii="Times New Roman" w:hAnsi="Times New Roman" w:cs="Times New Roman"/>
          <w:sz w:val="16"/>
          <w:szCs w:val="16"/>
        </w:rPr>
        <w:t>Fig. 1</w:t>
      </w:r>
      <w:r w:rsidR="00E45818">
        <w:rPr>
          <w:rFonts w:ascii="Times New Roman" w:hAnsi="Times New Roman" w:cs="Times New Roman"/>
          <w:sz w:val="16"/>
          <w:szCs w:val="16"/>
        </w:rPr>
        <w:t>6</w:t>
      </w:r>
      <w:r w:rsidR="00AF04EF">
        <w:rPr>
          <w:rFonts w:ascii="Times New Roman" w:hAnsi="Times New Roman" w:cs="Times New Roman"/>
          <w:sz w:val="16"/>
          <w:szCs w:val="16"/>
        </w:rPr>
        <w:t>.</w:t>
      </w:r>
      <w:proofErr w:type="gramEnd"/>
      <w:r w:rsidR="00AF04EF">
        <w:rPr>
          <w:rFonts w:ascii="Times New Roman" w:hAnsi="Times New Roman" w:cs="Times New Roman"/>
          <w:sz w:val="16"/>
          <w:szCs w:val="16"/>
        </w:rPr>
        <w:t xml:space="preserve"> </w:t>
      </w:r>
      <w:r w:rsidR="00AF04EF" w:rsidRPr="005879CC">
        <w:rPr>
          <w:rFonts w:ascii="Times New Roman" w:hAnsi="Times New Roman" w:cs="Times New Roman"/>
          <w:sz w:val="16"/>
          <w:szCs w:val="16"/>
        </w:rPr>
        <w:t>Phase voltages and neutral-to-ground voltage</w:t>
      </w:r>
    </w:p>
    <w:p w:rsidR="00AF04EF" w:rsidRPr="005879CC"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u w:val="single"/>
        </w:rPr>
        <w:t>Equation set 3</w:t>
      </w:r>
      <w:r w:rsidRPr="005879CC">
        <w:rPr>
          <w:rFonts w:ascii="Times New Roman" w:hAnsi="Times New Roman" w:cs="Times New Roman"/>
          <w:sz w:val="20"/>
          <w:szCs w:val="20"/>
        </w:rPr>
        <w:t xml:space="preserve"> - Switch states:</w:t>
      </w:r>
      <w:r w:rsidRPr="005879CC">
        <w:rPr>
          <w:rFonts w:ascii="Times New Roman" w:hAnsi="Times New Roman" w:cs="Times New Roman"/>
          <w:sz w:val="20"/>
          <w:szCs w:val="20"/>
        </w:rPr>
        <w:tab/>
      </w:r>
      <w:r w:rsidRPr="005879CC">
        <w:rPr>
          <w:rFonts w:ascii="Times New Roman" w:hAnsi="Times New Roman" w:cs="Times New Roman"/>
          <w:sz w:val="20"/>
          <w:szCs w:val="20"/>
        </w:rPr>
        <w:tab/>
      </w:r>
      <w:r w:rsidRPr="005879CC">
        <w:rPr>
          <w:rFonts w:ascii="Times New Roman" w:hAnsi="Times New Roman" w:cs="Times New Roman"/>
          <w:sz w:val="20"/>
          <w:szCs w:val="20"/>
        </w:rPr>
        <w:tab/>
      </w:r>
      <w:r w:rsidRPr="005879CC">
        <w:rPr>
          <w:rFonts w:ascii="Times New Roman" w:hAnsi="Times New Roman" w:cs="Times New Roman"/>
          <w:sz w:val="20"/>
          <w:szCs w:val="20"/>
        </w:rPr>
        <w:tab/>
      </w:r>
    </w:p>
    <w:p w:rsidR="00AF04EF" w:rsidRPr="005879CC"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rPr>
        <w:tab/>
        <w:t xml:space="preserve">T1 = </w:t>
      </w:r>
      <w:proofErr w:type="spellStart"/>
      <w:r w:rsidRPr="005879CC">
        <w:rPr>
          <w:rFonts w:ascii="Times New Roman" w:hAnsi="Times New Roman" w:cs="Times New Roman"/>
          <w:sz w:val="20"/>
          <w:szCs w:val="20"/>
        </w:rPr>
        <w:t>Vout_comp_a</w:t>
      </w:r>
      <w:proofErr w:type="spellEnd"/>
      <w:r w:rsidRPr="005879CC">
        <w:rPr>
          <w:rFonts w:ascii="Times New Roman" w:hAnsi="Times New Roman" w:cs="Times New Roman"/>
          <w:sz w:val="20"/>
          <w:szCs w:val="20"/>
        </w:rPr>
        <w:t>;</w:t>
      </w:r>
    </w:p>
    <w:p w:rsidR="00AF04EF" w:rsidRPr="005879CC"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rPr>
        <w:tab/>
        <w:t xml:space="preserve">T4 = 1 - </w:t>
      </w:r>
      <w:proofErr w:type="spellStart"/>
      <w:r w:rsidRPr="005879CC">
        <w:rPr>
          <w:rFonts w:ascii="Times New Roman" w:hAnsi="Times New Roman" w:cs="Times New Roman"/>
          <w:sz w:val="20"/>
          <w:szCs w:val="20"/>
        </w:rPr>
        <w:t>Vout_comp_a</w:t>
      </w:r>
      <w:proofErr w:type="spellEnd"/>
      <w:r w:rsidR="006952E6">
        <w:rPr>
          <w:rFonts w:ascii="Times New Roman" w:hAnsi="Times New Roman" w:cs="Times New Roman"/>
          <w:sz w:val="20"/>
          <w:szCs w:val="20"/>
        </w:rPr>
        <w:tab/>
      </w:r>
      <w:r w:rsidR="006952E6">
        <w:rPr>
          <w:rFonts w:ascii="Times New Roman" w:hAnsi="Times New Roman" w:cs="Times New Roman"/>
          <w:sz w:val="20"/>
          <w:szCs w:val="20"/>
        </w:rPr>
        <w:tab/>
        <w:t xml:space="preserve">       (51)</w:t>
      </w:r>
    </w:p>
    <w:p w:rsidR="00AF04EF" w:rsidRPr="005879CC"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rPr>
        <w:tab/>
        <w:t xml:space="preserve">T2 = </w:t>
      </w:r>
      <w:proofErr w:type="spellStart"/>
      <w:r w:rsidRPr="005879CC">
        <w:rPr>
          <w:rFonts w:ascii="Times New Roman" w:hAnsi="Times New Roman" w:cs="Times New Roman"/>
          <w:sz w:val="20"/>
          <w:szCs w:val="20"/>
        </w:rPr>
        <w:t>Vout_comp_b</w:t>
      </w:r>
      <w:proofErr w:type="spellEnd"/>
      <w:r w:rsidRPr="005879CC">
        <w:rPr>
          <w:rFonts w:ascii="Times New Roman" w:hAnsi="Times New Roman" w:cs="Times New Roman"/>
          <w:sz w:val="20"/>
          <w:szCs w:val="20"/>
        </w:rPr>
        <w:t>;</w:t>
      </w:r>
    </w:p>
    <w:p w:rsidR="00AF04EF" w:rsidRPr="005879CC"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rPr>
        <w:tab/>
        <w:t xml:space="preserve">T5 = 1 - </w:t>
      </w:r>
      <w:proofErr w:type="spellStart"/>
      <w:r w:rsidRPr="005879CC">
        <w:rPr>
          <w:rFonts w:ascii="Times New Roman" w:hAnsi="Times New Roman" w:cs="Times New Roman"/>
          <w:sz w:val="20"/>
          <w:szCs w:val="20"/>
        </w:rPr>
        <w:t>Vout_comp_b</w:t>
      </w:r>
      <w:proofErr w:type="spellEnd"/>
      <w:r w:rsidR="006952E6">
        <w:rPr>
          <w:rFonts w:ascii="Times New Roman" w:hAnsi="Times New Roman" w:cs="Times New Roman"/>
          <w:sz w:val="20"/>
          <w:szCs w:val="20"/>
        </w:rPr>
        <w:tab/>
      </w:r>
      <w:r w:rsidR="006952E6">
        <w:rPr>
          <w:rFonts w:ascii="Times New Roman" w:hAnsi="Times New Roman" w:cs="Times New Roman"/>
          <w:sz w:val="20"/>
          <w:szCs w:val="20"/>
        </w:rPr>
        <w:tab/>
        <w:t xml:space="preserve">       (52)</w:t>
      </w:r>
    </w:p>
    <w:p w:rsidR="00AF04EF" w:rsidRPr="005879CC"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rPr>
        <w:tab/>
        <w:t xml:space="preserve">T3 = </w:t>
      </w:r>
      <w:proofErr w:type="spellStart"/>
      <w:r w:rsidRPr="005879CC">
        <w:rPr>
          <w:rFonts w:ascii="Times New Roman" w:hAnsi="Times New Roman" w:cs="Times New Roman"/>
          <w:sz w:val="20"/>
          <w:szCs w:val="20"/>
        </w:rPr>
        <w:t>Vout_comp_c</w:t>
      </w:r>
      <w:proofErr w:type="spellEnd"/>
      <w:r w:rsidRPr="005879CC">
        <w:rPr>
          <w:rFonts w:ascii="Times New Roman" w:hAnsi="Times New Roman" w:cs="Times New Roman"/>
          <w:sz w:val="20"/>
          <w:szCs w:val="20"/>
        </w:rPr>
        <w:t>;</w:t>
      </w:r>
    </w:p>
    <w:p w:rsidR="00AF04EF" w:rsidRDefault="00AF04EF" w:rsidP="006952E6">
      <w:pPr>
        <w:contextualSpacing/>
        <w:jc w:val="both"/>
        <w:rPr>
          <w:rFonts w:ascii="Times New Roman" w:hAnsi="Times New Roman" w:cs="Times New Roman"/>
          <w:sz w:val="20"/>
          <w:szCs w:val="20"/>
        </w:rPr>
      </w:pPr>
      <w:r w:rsidRPr="005879CC">
        <w:rPr>
          <w:rFonts w:ascii="Times New Roman" w:hAnsi="Times New Roman" w:cs="Times New Roman"/>
          <w:sz w:val="20"/>
          <w:szCs w:val="20"/>
        </w:rPr>
        <w:tab/>
        <w:t xml:space="preserve">T6 = 1 - </w:t>
      </w:r>
      <w:proofErr w:type="spellStart"/>
      <w:r w:rsidRPr="005879CC">
        <w:rPr>
          <w:rFonts w:ascii="Times New Roman" w:hAnsi="Times New Roman" w:cs="Times New Roman"/>
          <w:sz w:val="20"/>
          <w:szCs w:val="20"/>
        </w:rPr>
        <w:t>Vout_comp_c</w:t>
      </w:r>
      <w:proofErr w:type="spellEnd"/>
      <w:r w:rsidR="006952E6">
        <w:rPr>
          <w:rFonts w:ascii="Times New Roman" w:hAnsi="Times New Roman" w:cs="Times New Roman"/>
          <w:sz w:val="20"/>
          <w:szCs w:val="20"/>
        </w:rPr>
        <w:tab/>
      </w:r>
      <w:r w:rsidR="006952E6">
        <w:rPr>
          <w:rFonts w:ascii="Times New Roman" w:hAnsi="Times New Roman" w:cs="Times New Roman"/>
          <w:sz w:val="20"/>
          <w:szCs w:val="20"/>
        </w:rPr>
        <w:tab/>
        <w:t xml:space="preserve">       (53)</w:t>
      </w:r>
    </w:p>
    <w:p w:rsidR="006952E6" w:rsidRDefault="006952E6" w:rsidP="006952E6">
      <w:pPr>
        <w:contextualSpacing/>
        <w:jc w:val="both"/>
        <w:rPr>
          <w:rFonts w:ascii="Times New Roman" w:hAnsi="Times New Roman" w:cs="Times New Roman"/>
          <w:sz w:val="20"/>
          <w:szCs w:val="20"/>
        </w:rPr>
      </w:pPr>
    </w:p>
    <w:p w:rsidR="006952E6" w:rsidRPr="005879CC" w:rsidRDefault="006952E6" w:rsidP="006952E6">
      <w:pPr>
        <w:contextualSpacing/>
        <w:jc w:val="center"/>
        <w:rPr>
          <w:rFonts w:ascii="Times New Roman" w:hAnsi="Times New Roman" w:cs="Times New Roman"/>
          <w:sz w:val="20"/>
          <w:szCs w:val="20"/>
        </w:rPr>
      </w:pPr>
    </w:p>
    <w:p w:rsidR="00AF04EF" w:rsidRDefault="00AF04EF" w:rsidP="006952E6">
      <w:pPr>
        <w:jc w:val="center"/>
        <w:rPr>
          <w:rFonts w:ascii="Times New Roman" w:hAnsi="Times New Roman" w:cs="Times New Roman"/>
          <w:sz w:val="16"/>
          <w:szCs w:val="16"/>
        </w:rPr>
      </w:pPr>
      <w:r>
        <w:rPr>
          <w:rFonts w:ascii="Times New Roman" w:hAnsi="Times New Roman" w:cs="Times New Roman"/>
          <w:sz w:val="16"/>
          <w:szCs w:val="16"/>
        </w:rPr>
        <w:t>Table 2</w:t>
      </w:r>
    </w:p>
    <w:p w:rsidR="00AF04EF" w:rsidRPr="005879CC" w:rsidRDefault="00AF04EF" w:rsidP="006952E6">
      <w:pPr>
        <w:jc w:val="center"/>
        <w:rPr>
          <w:rFonts w:ascii="Times New Roman" w:hAnsi="Times New Roman" w:cs="Times New Roman"/>
          <w:sz w:val="16"/>
          <w:szCs w:val="16"/>
        </w:rPr>
      </w:pPr>
      <w:r>
        <w:rPr>
          <w:rFonts w:ascii="Times New Roman" w:hAnsi="Times New Roman" w:cs="Times New Roman"/>
          <w:sz w:val="16"/>
          <w:szCs w:val="16"/>
        </w:rPr>
        <w:t xml:space="preserve">Current v/s </w:t>
      </w:r>
      <w:r w:rsidRPr="005879CC">
        <w:rPr>
          <w:rFonts w:ascii="Times New Roman" w:hAnsi="Times New Roman" w:cs="Times New Roman"/>
          <w:sz w:val="16"/>
          <w:szCs w:val="16"/>
        </w:rPr>
        <w:t>Switch State</w:t>
      </w:r>
    </w:p>
    <w:tbl>
      <w:tblPr>
        <w:tblStyle w:val="TableGrid"/>
        <w:tblW w:w="4167" w:type="dxa"/>
        <w:tblInd w:w="108" w:type="dxa"/>
        <w:tblLook w:val="04A0"/>
      </w:tblPr>
      <w:tblGrid>
        <w:gridCol w:w="450"/>
        <w:gridCol w:w="450"/>
        <w:gridCol w:w="450"/>
        <w:gridCol w:w="939"/>
        <w:gridCol w:w="939"/>
        <w:gridCol w:w="939"/>
      </w:tblGrid>
      <w:tr w:rsidR="006839DA" w:rsidRPr="005879CC" w:rsidTr="006839DA">
        <w:trPr>
          <w:trHeight w:val="265"/>
        </w:trPr>
        <w:tc>
          <w:tcPr>
            <w:tcW w:w="450" w:type="dxa"/>
            <w:shd w:val="clear" w:color="auto" w:fill="B3B3B3"/>
          </w:tcPr>
          <w:p w:rsidR="006839DA" w:rsidRPr="005879CC" w:rsidRDefault="006839DA" w:rsidP="006952E6">
            <w:pPr>
              <w:jc w:val="both"/>
              <w:rPr>
                <w:rFonts w:ascii="Times New Roman" w:hAnsi="Times New Roman" w:cs="Times New Roman"/>
                <w:b/>
                <w:sz w:val="20"/>
                <w:szCs w:val="20"/>
              </w:rPr>
            </w:pPr>
            <w:r w:rsidRPr="005879CC">
              <w:rPr>
                <w:rFonts w:ascii="Times New Roman" w:hAnsi="Times New Roman" w:cs="Times New Roman"/>
                <w:b/>
                <w:sz w:val="20"/>
                <w:szCs w:val="20"/>
              </w:rPr>
              <w:t>T1</w:t>
            </w:r>
          </w:p>
        </w:tc>
        <w:tc>
          <w:tcPr>
            <w:tcW w:w="450" w:type="dxa"/>
            <w:shd w:val="clear" w:color="auto" w:fill="B3B3B3"/>
          </w:tcPr>
          <w:p w:rsidR="006839DA" w:rsidRPr="005879CC" w:rsidRDefault="006839DA" w:rsidP="006952E6">
            <w:pPr>
              <w:jc w:val="both"/>
              <w:rPr>
                <w:rFonts w:ascii="Times New Roman" w:hAnsi="Times New Roman" w:cs="Times New Roman"/>
                <w:b/>
                <w:sz w:val="20"/>
                <w:szCs w:val="20"/>
              </w:rPr>
            </w:pPr>
            <w:r w:rsidRPr="005879CC">
              <w:rPr>
                <w:rFonts w:ascii="Times New Roman" w:hAnsi="Times New Roman" w:cs="Times New Roman"/>
                <w:b/>
                <w:sz w:val="20"/>
                <w:szCs w:val="20"/>
              </w:rPr>
              <w:t>T2</w:t>
            </w:r>
          </w:p>
        </w:tc>
        <w:tc>
          <w:tcPr>
            <w:tcW w:w="450" w:type="dxa"/>
            <w:shd w:val="clear" w:color="auto" w:fill="B3B3B3"/>
          </w:tcPr>
          <w:p w:rsidR="006839DA" w:rsidRPr="005879CC" w:rsidRDefault="006839DA" w:rsidP="006952E6">
            <w:pPr>
              <w:jc w:val="both"/>
              <w:rPr>
                <w:rFonts w:ascii="Times New Roman" w:hAnsi="Times New Roman" w:cs="Times New Roman"/>
                <w:b/>
                <w:sz w:val="20"/>
                <w:szCs w:val="20"/>
              </w:rPr>
            </w:pPr>
            <w:r w:rsidRPr="005879CC">
              <w:rPr>
                <w:rFonts w:ascii="Times New Roman" w:hAnsi="Times New Roman" w:cs="Times New Roman"/>
                <w:b/>
                <w:sz w:val="20"/>
                <w:szCs w:val="20"/>
              </w:rPr>
              <w:t>T3</w:t>
            </w:r>
          </w:p>
        </w:tc>
        <w:tc>
          <w:tcPr>
            <w:tcW w:w="939" w:type="dxa"/>
            <w:shd w:val="clear" w:color="auto" w:fill="B3B3B3"/>
          </w:tcPr>
          <w:p w:rsidR="006839DA" w:rsidRPr="005879CC" w:rsidRDefault="006839DA" w:rsidP="006952E6">
            <w:pPr>
              <w:jc w:val="both"/>
              <w:rPr>
                <w:rFonts w:ascii="Times New Roman" w:hAnsi="Times New Roman" w:cs="Times New Roman"/>
                <w:b/>
                <w:sz w:val="20"/>
                <w:szCs w:val="20"/>
              </w:rPr>
            </w:pPr>
            <w:proofErr w:type="spellStart"/>
            <w:r w:rsidRPr="005879CC">
              <w:rPr>
                <w:rFonts w:ascii="Times New Roman" w:hAnsi="Times New Roman" w:cs="Times New Roman"/>
                <w:b/>
                <w:sz w:val="20"/>
                <w:szCs w:val="20"/>
              </w:rPr>
              <w:t>Ias</w:t>
            </w:r>
            <w:proofErr w:type="spellEnd"/>
          </w:p>
        </w:tc>
        <w:tc>
          <w:tcPr>
            <w:tcW w:w="939" w:type="dxa"/>
            <w:shd w:val="clear" w:color="auto" w:fill="B3B3B3"/>
          </w:tcPr>
          <w:p w:rsidR="006839DA" w:rsidRPr="005879CC" w:rsidRDefault="006839DA" w:rsidP="006952E6">
            <w:pPr>
              <w:jc w:val="both"/>
              <w:rPr>
                <w:rFonts w:ascii="Times New Roman" w:hAnsi="Times New Roman" w:cs="Times New Roman"/>
                <w:b/>
                <w:sz w:val="20"/>
                <w:szCs w:val="20"/>
              </w:rPr>
            </w:pPr>
            <w:proofErr w:type="spellStart"/>
            <w:r w:rsidRPr="005879CC">
              <w:rPr>
                <w:rFonts w:ascii="Times New Roman" w:hAnsi="Times New Roman" w:cs="Times New Roman"/>
                <w:b/>
                <w:sz w:val="20"/>
                <w:szCs w:val="20"/>
              </w:rPr>
              <w:t>Ibs</w:t>
            </w:r>
            <w:proofErr w:type="spellEnd"/>
          </w:p>
        </w:tc>
        <w:tc>
          <w:tcPr>
            <w:tcW w:w="939" w:type="dxa"/>
            <w:shd w:val="clear" w:color="auto" w:fill="B3B3B3"/>
          </w:tcPr>
          <w:p w:rsidR="006839DA" w:rsidRPr="005879CC" w:rsidRDefault="006839DA" w:rsidP="006952E6">
            <w:pPr>
              <w:jc w:val="both"/>
              <w:rPr>
                <w:rFonts w:ascii="Times New Roman" w:hAnsi="Times New Roman" w:cs="Times New Roman"/>
                <w:b/>
                <w:sz w:val="20"/>
                <w:szCs w:val="20"/>
              </w:rPr>
            </w:pPr>
            <w:proofErr w:type="spellStart"/>
            <w:r w:rsidRPr="005879CC">
              <w:rPr>
                <w:rFonts w:ascii="Times New Roman" w:hAnsi="Times New Roman" w:cs="Times New Roman"/>
                <w:b/>
                <w:sz w:val="20"/>
                <w:szCs w:val="20"/>
              </w:rPr>
              <w:t>Ics</w:t>
            </w:r>
            <w:proofErr w:type="spellEnd"/>
          </w:p>
        </w:tc>
      </w:tr>
      <w:tr w:rsidR="006839DA" w:rsidRPr="005879CC" w:rsidTr="006839DA">
        <w:trPr>
          <w:trHeight w:val="251"/>
        </w:trPr>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r>
      <w:tr w:rsidR="006839DA" w:rsidRPr="005879CC" w:rsidTr="006839DA">
        <w:trPr>
          <w:trHeight w:val="265"/>
        </w:trPr>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w:t>
            </w: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w:t>
            </w: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2Vdc/3R</w:t>
            </w:r>
          </w:p>
        </w:tc>
      </w:tr>
      <w:tr w:rsidR="006839DA" w:rsidRPr="005879CC" w:rsidTr="006839DA">
        <w:trPr>
          <w:trHeight w:val="251"/>
        </w:trPr>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w:t>
            </w: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2Vdc/3R</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w:t>
            </w: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r>
      <w:tr w:rsidR="006839DA" w:rsidRPr="005879CC" w:rsidTr="006839DA">
        <w:trPr>
          <w:trHeight w:val="265"/>
        </w:trPr>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-2Vdc/3R</w:t>
            </w:r>
          </w:p>
        </w:tc>
        <w:tc>
          <w:tcPr>
            <w:tcW w:w="939" w:type="dxa"/>
          </w:tcPr>
          <w:p w:rsidR="006839DA" w:rsidRPr="005879CC" w:rsidRDefault="006839DA" w:rsidP="006952E6">
            <w:pPr>
              <w:jc w:val="both"/>
              <w:rPr>
                <w:rFonts w:ascii="Times New Roman" w:hAnsi="Times New Roman" w:cs="Times New Roman"/>
                <w:sz w:val="20"/>
                <w:szCs w:val="20"/>
              </w:rPr>
            </w:pP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c>
          <w:tcPr>
            <w:tcW w:w="939" w:type="dxa"/>
          </w:tcPr>
          <w:p w:rsidR="006839DA" w:rsidRPr="005879CC" w:rsidRDefault="006839DA" w:rsidP="006952E6">
            <w:pPr>
              <w:jc w:val="both"/>
              <w:rPr>
                <w:rFonts w:ascii="Times New Roman" w:hAnsi="Times New Roman" w:cs="Times New Roman"/>
                <w:sz w:val="20"/>
                <w:szCs w:val="20"/>
              </w:rPr>
            </w:pP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r>
      <w:tr w:rsidR="006839DA" w:rsidRPr="005879CC" w:rsidTr="006839DA">
        <w:trPr>
          <w:trHeight w:val="251"/>
        </w:trPr>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2Vdc/3R</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w:t>
            </w: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w:t>
            </w: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r>
      <w:tr w:rsidR="006839DA" w:rsidRPr="005879CC" w:rsidTr="006839DA">
        <w:trPr>
          <w:trHeight w:val="265"/>
        </w:trPr>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939" w:type="dxa"/>
          </w:tcPr>
          <w:p w:rsidR="006839DA" w:rsidRPr="005879CC" w:rsidRDefault="006839DA" w:rsidP="006952E6">
            <w:pPr>
              <w:jc w:val="both"/>
              <w:rPr>
                <w:rFonts w:ascii="Times New Roman" w:hAnsi="Times New Roman" w:cs="Times New Roman"/>
                <w:sz w:val="20"/>
                <w:szCs w:val="20"/>
              </w:rPr>
            </w:pP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-2Vdc/3R</w:t>
            </w:r>
          </w:p>
        </w:tc>
        <w:tc>
          <w:tcPr>
            <w:tcW w:w="939" w:type="dxa"/>
          </w:tcPr>
          <w:p w:rsidR="006839DA" w:rsidRPr="005879CC" w:rsidRDefault="006839DA" w:rsidP="006952E6">
            <w:pPr>
              <w:jc w:val="both"/>
              <w:rPr>
                <w:rFonts w:ascii="Times New Roman" w:hAnsi="Times New Roman" w:cs="Times New Roman"/>
                <w:sz w:val="20"/>
                <w:szCs w:val="20"/>
              </w:rPr>
            </w:pP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r>
      <w:tr w:rsidR="006839DA" w:rsidRPr="005879CC" w:rsidTr="006839DA">
        <w:trPr>
          <w:trHeight w:val="265"/>
        </w:trPr>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939" w:type="dxa"/>
          </w:tcPr>
          <w:p w:rsidR="006839DA" w:rsidRPr="005879CC" w:rsidRDefault="006839DA" w:rsidP="006952E6">
            <w:pPr>
              <w:jc w:val="both"/>
              <w:rPr>
                <w:rFonts w:ascii="Times New Roman" w:hAnsi="Times New Roman" w:cs="Times New Roman"/>
                <w:sz w:val="20"/>
                <w:szCs w:val="20"/>
              </w:rPr>
            </w:pP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c>
          <w:tcPr>
            <w:tcW w:w="939" w:type="dxa"/>
          </w:tcPr>
          <w:p w:rsidR="006839DA" w:rsidRPr="005879CC" w:rsidRDefault="006839DA" w:rsidP="006952E6">
            <w:pPr>
              <w:jc w:val="both"/>
              <w:rPr>
                <w:rFonts w:ascii="Times New Roman" w:hAnsi="Times New Roman" w:cs="Times New Roman"/>
                <w:sz w:val="20"/>
                <w:szCs w:val="20"/>
              </w:rPr>
            </w:pPr>
            <w:proofErr w:type="spellStart"/>
            <w:r w:rsidRPr="005879CC">
              <w:rPr>
                <w:rFonts w:ascii="Times New Roman" w:hAnsi="Times New Roman" w:cs="Times New Roman"/>
                <w:sz w:val="20"/>
                <w:szCs w:val="20"/>
              </w:rPr>
              <w:t>Vdc</w:t>
            </w:r>
            <w:proofErr w:type="spellEnd"/>
            <w:r w:rsidRPr="005879CC">
              <w:rPr>
                <w:rFonts w:ascii="Times New Roman" w:hAnsi="Times New Roman" w:cs="Times New Roman"/>
                <w:sz w:val="20"/>
                <w:szCs w:val="20"/>
              </w:rPr>
              <w:t>/3R</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-2Vdc/3R</w:t>
            </w:r>
          </w:p>
        </w:tc>
      </w:tr>
      <w:tr w:rsidR="006839DA" w:rsidRPr="005879CC" w:rsidTr="006839DA">
        <w:trPr>
          <w:trHeight w:val="265"/>
        </w:trPr>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450"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1</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c>
          <w:tcPr>
            <w:tcW w:w="939" w:type="dxa"/>
          </w:tcPr>
          <w:p w:rsidR="006839DA" w:rsidRPr="005879CC" w:rsidRDefault="006839DA" w:rsidP="006952E6">
            <w:pPr>
              <w:jc w:val="both"/>
              <w:rPr>
                <w:rFonts w:ascii="Times New Roman" w:hAnsi="Times New Roman" w:cs="Times New Roman"/>
                <w:sz w:val="20"/>
                <w:szCs w:val="20"/>
              </w:rPr>
            </w:pPr>
            <w:r w:rsidRPr="005879CC">
              <w:rPr>
                <w:rFonts w:ascii="Times New Roman" w:hAnsi="Times New Roman" w:cs="Times New Roman"/>
                <w:sz w:val="20"/>
                <w:szCs w:val="20"/>
              </w:rPr>
              <w:t>0</w:t>
            </w:r>
          </w:p>
        </w:tc>
      </w:tr>
    </w:tbl>
    <w:p w:rsidR="00EF0787" w:rsidRDefault="00EF0787" w:rsidP="00EF0787">
      <w:pPr>
        <w:rPr>
          <w:rFonts w:asciiTheme="majorHAnsi" w:hAnsiTheme="majorHAnsi"/>
        </w:rPr>
      </w:pPr>
    </w:p>
    <w:p w:rsidR="00EF0787" w:rsidRPr="00EF0787" w:rsidRDefault="00EF0787" w:rsidP="00EF0787">
      <w:pPr>
        <w:jc w:val="both"/>
        <w:rPr>
          <w:rFonts w:ascii="Times New Roman" w:hAnsi="Times New Roman" w:cs="Times New Roman"/>
          <w:sz w:val="20"/>
          <w:szCs w:val="20"/>
        </w:rPr>
      </w:pPr>
      <w:r w:rsidRPr="00EF0787">
        <w:rPr>
          <w:rFonts w:ascii="Times New Roman" w:hAnsi="Times New Roman" w:cs="Times New Roman"/>
          <w:sz w:val="20"/>
          <w:szCs w:val="20"/>
        </w:rPr>
        <w:t xml:space="preserve">MATLAB Simulation </w:t>
      </w:r>
    </w:p>
    <w:p w:rsidR="00EF0787" w:rsidRPr="00EF0787" w:rsidRDefault="00EF0787" w:rsidP="00EF0787">
      <w:pPr>
        <w:contextualSpacing/>
        <w:jc w:val="both"/>
        <w:rPr>
          <w:rFonts w:ascii="Times New Roman" w:hAnsi="Times New Roman" w:cs="Times New Roman"/>
          <w:sz w:val="20"/>
          <w:szCs w:val="20"/>
        </w:rPr>
      </w:pPr>
      <w:r w:rsidRPr="00EF0787">
        <w:rPr>
          <w:rFonts w:ascii="Times New Roman" w:hAnsi="Times New Roman" w:cs="Times New Roman"/>
          <w:sz w:val="20"/>
          <w:szCs w:val="20"/>
        </w:rPr>
        <w:t xml:space="preserve">1. Load: 100KW </w:t>
      </w:r>
      <w:r w:rsidRPr="00EF0787">
        <w:rPr>
          <w:rFonts w:ascii="Times New Roman" w:hAnsi="Times New Roman" w:cs="Times New Roman"/>
          <w:sz w:val="20"/>
          <w:szCs w:val="20"/>
        </w:rPr>
        <w:tab/>
      </w:r>
    </w:p>
    <w:p w:rsidR="00EF0787" w:rsidRPr="00EF0787" w:rsidRDefault="00EF0787" w:rsidP="00EF0787">
      <w:pPr>
        <w:contextualSpacing/>
        <w:jc w:val="both"/>
        <w:rPr>
          <w:rFonts w:ascii="Times New Roman" w:hAnsi="Times New Roman" w:cs="Times New Roman"/>
          <w:sz w:val="20"/>
          <w:szCs w:val="20"/>
        </w:rPr>
      </w:pPr>
      <w:r w:rsidRPr="00EF0787">
        <w:rPr>
          <w:rFonts w:ascii="Times New Roman" w:hAnsi="Times New Roman" w:cs="Times New Roman"/>
          <w:sz w:val="20"/>
          <w:szCs w:val="20"/>
        </w:rPr>
        <w:t>2. Power factor: 1</w:t>
      </w:r>
    </w:p>
    <w:p w:rsidR="00EF0787" w:rsidRDefault="00EF0787" w:rsidP="00065D5F">
      <w:pPr>
        <w:contextualSpacing/>
        <w:jc w:val="both"/>
        <w:rPr>
          <w:rFonts w:ascii="Times New Roman" w:hAnsi="Times New Roman" w:cs="Times New Roman"/>
          <w:sz w:val="20"/>
          <w:szCs w:val="20"/>
        </w:rPr>
      </w:pPr>
      <w:r w:rsidRPr="00EF0787">
        <w:rPr>
          <w:rFonts w:ascii="Times New Roman" w:hAnsi="Times New Roman" w:cs="Times New Roman"/>
          <w:sz w:val="20"/>
          <w:szCs w:val="20"/>
        </w:rPr>
        <w:t xml:space="preserve">3. DC Source: </w:t>
      </w:r>
      <w:r w:rsidR="00065D5F">
        <w:rPr>
          <w:rFonts w:ascii="Times New Roman" w:hAnsi="Times New Roman" w:cs="Times New Roman"/>
          <w:sz w:val="20"/>
          <w:szCs w:val="20"/>
        </w:rPr>
        <w:t>8</w:t>
      </w:r>
      <w:r w:rsidRPr="00EF0787">
        <w:rPr>
          <w:rFonts w:ascii="Times New Roman" w:hAnsi="Times New Roman" w:cs="Times New Roman"/>
          <w:sz w:val="20"/>
          <w:szCs w:val="20"/>
        </w:rPr>
        <w:t xml:space="preserve">.5KV </w:t>
      </w:r>
    </w:p>
    <w:p w:rsidR="00EF0787" w:rsidRDefault="00EF0787" w:rsidP="00EF0787">
      <w:pPr>
        <w:contextualSpacing/>
        <w:jc w:val="both"/>
        <w:rPr>
          <w:rFonts w:ascii="Times New Roman" w:hAnsi="Times New Roman" w:cs="Times New Roman"/>
          <w:sz w:val="20"/>
          <w:szCs w:val="20"/>
        </w:rPr>
      </w:pPr>
    </w:p>
    <w:p w:rsidR="00EF0787" w:rsidRPr="00EF0787" w:rsidRDefault="00EF0787" w:rsidP="003204AC">
      <w:pPr>
        <w:contextualSpacing/>
        <w:jc w:val="right"/>
        <w:rPr>
          <w:del w:id="1771" w:author="aryan varma" w:date="2016-12-12T12:15:00Z"/>
          <w:rFonts w:ascii="Times New Roman" w:hAnsi="Times New Roman" w:cs="Times New Roman"/>
          <w:sz w:val="20"/>
          <w:szCs w:val="20"/>
        </w:rPr>
      </w:pPr>
      <w:del w:id="1772" w:author="aryan varma" w:date="2016-12-12T12:15:00Z">
        <w:r w:rsidRPr="00AC0AE0">
          <w:rPr>
            <w:rFonts w:asciiTheme="majorHAnsi" w:hAnsiTheme="majorHAnsi"/>
            <w:noProof/>
          </w:rPr>
          <w:drawing>
            <wp:inline distT="0" distB="0" distL="0" distR="0">
              <wp:extent cx="2885776" cy="1676400"/>
              <wp:effectExtent l="0" t="0" r="0" b="0"/>
              <wp:docPr id="4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33"/>
                      <a:srcRect l="11798" t="4626" r="8055" b="8056"/>
                      <a:stretch/>
                    </pic:blipFill>
                    <pic:spPr bwMode="auto">
                      <a:xfrm>
                        <a:off x="0" y="0"/>
                        <a:ext cx="2964580" cy="17221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del>
    </w:p>
    <w:p w:rsidR="00EF0787" w:rsidRPr="00EF0787" w:rsidRDefault="00EF0787" w:rsidP="003204AC">
      <w:pPr>
        <w:contextualSpacing/>
        <w:jc w:val="right"/>
        <w:rPr>
          <w:ins w:id="1773" w:author="aryan varma" w:date="2016-12-12T12:15:00Z"/>
          <w:rFonts w:ascii="Times New Roman" w:hAnsi="Times New Roman" w:cs="Times New Roman"/>
          <w:sz w:val="20"/>
          <w:szCs w:val="20"/>
        </w:rPr>
      </w:pPr>
      <w:ins w:id="1774" w:author="aryan varma" w:date="2016-12-12T12:15:00Z">
        <w:r w:rsidRPr="00AC0AE0">
          <w:rPr>
            <w:rFonts w:asciiTheme="majorHAnsi" w:hAnsiTheme="majorHAnsi"/>
            <w:noProof/>
          </w:rPr>
          <w:drawing>
            <wp:inline distT="0" distB="0" distL="0" distR="0">
              <wp:extent cx="2885776" cy="1676400"/>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33"/>
                      <a:srcRect l="11798" t="4626" r="8055" b="8056"/>
                      <a:stretch/>
                    </pic:blipFill>
                    <pic:spPr bwMode="auto">
                      <a:xfrm>
                        <a:off x="0" y="0"/>
                        <a:ext cx="2964580" cy="17221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ins>
    </w:p>
    <w:p w:rsidR="00EF0787" w:rsidRDefault="009E5C78" w:rsidP="00E45818">
      <w:pPr>
        <w:ind w:firstLine="360"/>
        <w:jc w:val="center"/>
        <w:rPr>
          <w:rFonts w:ascii="Times New Roman" w:hAnsi="Times New Roman" w:cs="Times New Roman"/>
          <w:sz w:val="16"/>
          <w:szCs w:val="16"/>
        </w:rPr>
      </w:pPr>
      <w:proofErr w:type="gramStart"/>
      <w:r>
        <w:rPr>
          <w:rFonts w:ascii="Times New Roman" w:hAnsi="Times New Roman" w:cs="Times New Roman"/>
          <w:sz w:val="16"/>
          <w:szCs w:val="16"/>
        </w:rPr>
        <w:t>Fig. 1</w:t>
      </w:r>
      <w:r w:rsidR="00E45818">
        <w:rPr>
          <w:rFonts w:ascii="Times New Roman" w:hAnsi="Times New Roman" w:cs="Times New Roman"/>
          <w:sz w:val="16"/>
          <w:szCs w:val="16"/>
        </w:rPr>
        <w:t>7</w:t>
      </w:r>
      <w:r w:rsidR="00EF0787" w:rsidRPr="00EF0787">
        <w:rPr>
          <w:rFonts w:ascii="Times New Roman" w:hAnsi="Times New Roman" w:cs="Times New Roman"/>
          <w:sz w:val="16"/>
          <w:szCs w:val="16"/>
        </w:rPr>
        <w:t>.</w:t>
      </w:r>
      <w:proofErr w:type="gramEnd"/>
      <w:r w:rsidR="00EF0787" w:rsidRPr="00EF0787">
        <w:rPr>
          <w:rFonts w:ascii="Times New Roman" w:hAnsi="Times New Roman" w:cs="Times New Roman"/>
          <w:sz w:val="16"/>
          <w:szCs w:val="16"/>
        </w:rPr>
        <w:t xml:space="preserve"> Inverter Output – </w:t>
      </w:r>
      <w:proofErr w:type="spellStart"/>
      <w:r w:rsidR="00EF0787" w:rsidRPr="00EF0787">
        <w:rPr>
          <w:rFonts w:ascii="Times New Roman" w:hAnsi="Times New Roman" w:cs="Times New Roman"/>
          <w:sz w:val="16"/>
          <w:szCs w:val="16"/>
        </w:rPr>
        <w:t>Vxs</w:t>
      </w:r>
      <w:proofErr w:type="spellEnd"/>
      <w:r w:rsidR="00EF0787" w:rsidRPr="00EF0787">
        <w:rPr>
          <w:rFonts w:ascii="Times New Roman" w:hAnsi="Times New Roman" w:cs="Times New Roman"/>
          <w:sz w:val="16"/>
          <w:szCs w:val="16"/>
        </w:rPr>
        <w:t xml:space="preserve"> Filtered</w:t>
      </w:r>
    </w:p>
    <w:p w:rsidR="00EF0787" w:rsidRDefault="00EF0787" w:rsidP="00065D5F">
      <w:pPr>
        <w:ind w:firstLine="360"/>
        <w:rPr>
          <w:rFonts w:ascii="Times New Roman" w:hAnsi="Times New Roman" w:cs="Times New Roman"/>
          <w:sz w:val="16"/>
          <w:szCs w:val="16"/>
        </w:rPr>
      </w:pPr>
    </w:p>
    <w:p w:rsidR="00DD643A" w:rsidRPr="00065D5F" w:rsidRDefault="00DD643A" w:rsidP="00065D5F">
      <w:pPr>
        <w:rPr>
          <w:rFonts w:ascii="Times New Roman" w:hAnsi="Times New Roman" w:cs="Times New Roman"/>
          <w:sz w:val="20"/>
          <w:szCs w:val="20"/>
        </w:rPr>
      </w:pPr>
      <w:r w:rsidRPr="00065D5F">
        <w:rPr>
          <w:rFonts w:ascii="Times New Roman" w:hAnsi="Times New Roman" w:cs="Times New Roman"/>
          <w:sz w:val="20"/>
          <w:szCs w:val="20"/>
        </w:rPr>
        <w:t>LOW PASS FILTER DESIGN</w:t>
      </w:r>
    </w:p>
    <w:p w:rsidR="00DD643A" w:rsidRPr="00483470" w:rsidRDefault="00DD643A" w:rsidP="00065D5F">
      <w:pPr>
        <w:jc w:val="both"/>
        <w:rPr>
          <w:rStyle w:val="tgc"/>
          <w:rFonts w:ascii="Times New Roman" w:hAnsi="Times New Roman"/>
          <w:color w:val="222222"/>
          <w:sz w:val="20"/>
          <w:lang/>
          <w:rPrChange w:id="1775" w:author="aryan varma" w:date="2016-12-12T12:15:00Z">
            <w:rPr>
              <w:rStyle w:val="tgc"/>
              <w:rFonts w:ascii="Times New Roman" w:hAnsi="Times New Roman"/>
              <w:color w:val="222222"/>
              <w:sz w:val="20"/>
            </w:rPr>
          </w:rPrChange>
        </w:rPr>
      </w:pPr>
      <w:r w:rsidRPr="00483470">
        <w:rPr>
          <w:rStyle w:val="tgc"/>
          <w:rFonts w:ascii="Times New Roman" w:hAnsi="Times New Roman"/>
          <w:color w:val="222222"/>
          <w:sz w:val="20"/>
          <w:lang/>
          <w:rPrChange w:id="1776" w:author="aryan varma" w:date="2016-12-12T12:15:00Z">
            <w:rPr>
              <w:rStyle w:val="tgc"/>
              <w:rFonts w:ascii="Times New Roman" w:hAnsi="Times New Roman"/>
              <w:color w:val="222222"/>
              <w:sz w:val="20"/>
            </w:rPr>
          </w:rPrChange>
        </w:rPr>
        <w:t xml:space="preserve">A </w:t>
      </w:r>
      <w:r w:rsidRPr="00483470">
        <w:rPr>
          <w:rStyle w:val="tgc"/>
          <w:rFonts w:ascii="Times New Roman" w:hAnsi="Times New Roman"/>
          <w:b/>
          <w:color w:val="222222"/>
          <w:sz w:val="20"/>
          <w:lang/>
          <w:rPrChange w:id="1777" w:author="aryan varma" w:date="2016-12-12T12:15:00Z">
            <w:rPr>
              <w:rStyle w:val="tgc"/>
              <w:rFonts w:ascii="Times New Roman" w:hAnsi="Times New Roman"/>
              <w:b/>
              <w:color w:val="222222"/>
              <w:sz w:val="20"/>
            </w:rPr>
          </w:rPrChange>
        </w:rPr>
        <w:t>low</w:t>
      </w:r>
      <w:r w:rsidRPr="00483470">
        <w:rPr>
          <w:rStyle w:val="tgc"/>
          <w:rFonts w:ascii="Times New Roman" w:hAnsi="Times New Roman"/>
          <w:color w:val="222222"/>
          <w:sz w:val="20"/>
          <w:lang/>
          <w:rPrChange w:id="1778" w:author="aryan varma" w:date="2016-12-12T12:15:00Z">
            <w:rPr>
              <w:rStyle w:val="tgc"/>
              <w:rFonts w:ascii="Times New Roman" w:hAnsi="Times New Roman"/>
              <w:color w:val="222222"/>
              <w:sz w:val="20"/>
            </w:rPr>
          </w:rPrChange>
        </w:rPr>
        <w:t>-</w:t>
      </w:r>
      <w:r w:rsidRPr="00483470">
        <w:rPr>
          <w:rStyle w:val="tgc"/>
          <w:rFonts w:ascii="Times New Roman" w:hAnsi="Times New Roman"/>
          <w:b/>
          <w:color w:val="222222"/>
          <w:sz w:val="20"/>
          <w:lang/>
          <w:rPrChange w:id="1779" w:author="aryan varma" w:date="2016-12-12T12:15:00Z">
            <w:rPr>
              <w:rStyle w:val="tgc"/>
              <w:rFonts w:ascii="Times New Roman" w:hAnsi="Times New Roman"/>
              <w:b/>
              <w:color w:val="222222"/>
              <w:sz w:val="20"/>
            </w:rPr>
          </w:rPrChange>
        </w:rPr>
        <w:t>pass filter</w:t>
      </w:r>
      <w:r w:rsidRPr="00483470">
        <w:rPr>
          <w:rStyle w:val="tgc"/>
          <w:rFonts w:ascii="Times New Roman" w:hAnsi="Times New Roman"/>
          <w:color w:val="222222"/>
          <w:sz w:val="20"/>
          <w:lang/>
          <w:rPrChange w:id="1780" w:author="aryan varma" w:date="2016-12-12T12:15:00Z">
            <w:rPr>
              <w:rStyle w:val="tgc"/>
              <w:rFonts w:ascii="Times New Roman" w:hAnsi="Times New Roman"/>
              <w:color w:val="222222"/>
              <w:sz w:val="20"/>
            </w:rPr>
          </w:rPrChange>
        </w:rPr>
        <w:t xml:space="preserve"> is a </w:t>
      </w:r>
      <w:r w:rsidRPr="00483470">
        <w:rPr>
          <w:rStyle w:val="tgc"/>
          <w:rFonts w:ascii="Times New Roman" w:hAnsi="Times New Roman"/>
          <w:b/>
          <w:color w:val="222222"/>
          <w:sz w:val="20"/>
          <w:lang/>
          <w:rPrChange w:id="1781" w:author="aryan varma" w:date="2016-12-12T12:15:00Z">
            <w:rPr>
              <w:rStyle w:val="tgc"/>
              <w:rFonts w:ascii="Times New Roman" w:hAnsi="Times New Roman"/>
              <w:b/>
              <w:color w:val="222222"/>
              <w:sz w:val="20"/>
            </w:rPr>
          </w:rPrChange>
        </w:rPr>
        <w:t>filter</w:t>
      </w:r>
      <w:r w:rsidRPr="00483470">
        <w:rPr>
          <w:rStyle w:val="tgc"/>
          <w:rFonts w:ascii="Times New Roman" w:hAnsi="Times New Roman"/>
          <w:color w:val="222222"/>
          <w:sz w:val="20"/>
          <w:lang/>
          <w:rPrChange w:id="1782" w:author="aryan varma" w:date="2016-12-12T12:15:00Z">
            <w:rPr>
              <w:rStyle w:val="tgc"/>
              <w:rFonts w:ascii="Times New Roman" w:hAnsi="Times New Roman"/>
              <w:color w:val="222222"/>
              <w:sz w:val="20"/>
            </w:rPr>
          </w:rPrChange>
        </w:rPr>
        <w:t xml:space="preserve"> that passes signals with a frequency lower than a certain cutoff frequency and attenuates signals with frequencies higher than the cutoff frequency. </w:t>
      </w:r>
    </w:p>
    <w:p w:rsidR="00DD643A" w:rsidRPr="00483470" w:rsidRDefault="00DD643A" w:rsidP="00DD643A">
      <w:pPr>
        <w:jc w:val="both"/>
        <w:rPr>
          <w:rStyle w:val="tgc"/>
          <w:rFonts w:ascii="Times New Roman" w:hAnsi="Times New Roman"/>
          <w:color w:val="222222"/>
          <w:sz w:val="20"/>
          <w:lang/>
          <w:rPrChange w:id="1783" w:author="aryan varma" w:date="2016-12-12T12:15:00Z">
            <w:rPr>
              <w:rStyle w:val="tgc"/>
              <w:rFonts w:ascii="Times New Roman" w:hAnsi="Times New Roman"/>
              <w:color w:val="222222"/>
              <w:sz w:val="20"/>
            </w:rPr>
          </w:rPrChange>
        </w:rPr>
      </w:pPr>
      <w:r w:rsidRPr="00483470">
        <w:rPr>
          <w:rStyle w:val="tgc"/>
          <w:rFonts w:ascii="Times New Roman" w:hAnsi="Times New Roman"/>
          <w:color w:val="222222"/>
          <w:sz w:val="20"/>
          <w:lang/>
          <w:rPrChange w:id="1784" w:author="aryan varma" w:date="2016-12-12T12:15:00Z">
            <w:rPr>
              <w:rStyle w:val="tgc"/>
              <w:rFonts w:ascii="Times New Roman" w:hAnsi="Times New Roman"/>
              <w:color w:val="222222"/>
              <w:sz w:val="20"/>
            </w:rPr>
          </w:rPrChange>
        </w:rPr>
        <w:t xml:space="preserve">The low pass filter in this project is used to filter out high frequency components of all the three phase voltages Vas, </w:t>
      </w:r>
      <w:proofErr w:type="spellStart"/>
      <w:r w:rsidRPr="00483470">
        <w:rPr>
          <w:rStyle w:val="tgc"/>
          <w:rFonts w:ascii="Times New Roman" w:hAnsi="Times New Roman"/>
          <w:color w:val="222222"/>
          <w:sz w:val="20"/>
          <w:lang/>
          <w:rPrChange w:id="1785" w:author="aryan varma" w:date="2016-12-12T12:15:00Z">
            <w:rPr>
              <w:rStyle w:val="tgc"/>
              <w:rFonts w:ascii="Times New Roman" w:hAnsi="Times New Roman"/>
              <w:color w:val="222222"/>
              <w:sz w:val="20"/>
            </w:rPr>
          </w:rPrChange>
        </w:rPr>
        <w:t>Vbs</w:t>
      </w:r>
      <w:proofErr w:type="spellEnd"/>
      <w:r w:rsidRPr="00483470">
        <w:rPr>
          <w:rStyle w:val="tgc"/>
          <w:rFonts w:ascii="Times New Roman" w:hAnsi="Times New Roman"/>
          <w:color w:val="222222"/>
          <w:sz w:val="20"/>
          <w:lang/>
          <w:rPrChange w:id="1786" w:author="aryan varma" w:date="2016-12-12T12:15:00Z">
            <w:rPr>
              <w:rStyle w:val="tgc"/>
              <w:rFonts w:ascii="Times New Roman" w:hAnsi="Times New Roman"/>
              <w:color w:val="222222"/>
              <w:sz w:val="20"/>
            </w:rPr>
          </w:rPrChange>
        </w:rPr>
        <w:t xml:space="preserve">, and </w:t>
      </w:r>
      <w:proofErr w:type="spellStart"/>
      <w:proofErr w:type="gramStart"/>
      <w:r w:rsidRPr="00483470">
        <w:rPr>
          <w:rStyle w:val="tgc"/>
          <w:rFonts w:ascii="Times New Roman" w:hAnsi="Times New Roman"/>
          <w:color w:val="222222"/>
          <w:sz w:val="20"/>
          <w:lang/>
          <w:rPrChange w:id="1787" w:author="aryan varma" w:date="2016-12-12T12:15:00Z">
            <w:rPr>
              <w:rStyle w:val="tgc"/>
              <w:rFonts w:ascii="Times New Roman" w:hAnsi="Times New Roman"/>
              <w:color w:val="222222"/>
              <w:sz w:val="20"/>
            </w:rPr>
          </w:rPrChange>
        </w:rPr>
        <w:t>Vcs</w:t>
      </w:r>
      <w:proofErr w:type="spellEnd"/>
      <w:proofErr w:type="gramEnd"/>
      <w:r w:rsidRPr="00483470">
        <w:rPr>
          <w:rStyle w:val="tgc"/>
          <w:rFonts w:ascii="Times New Roman" w:hAnsi="Times New Roman"/>
          <w:color w:val="222222"/>
          <w:sz w:val="20"/>
          <w:lang/>
          <w:rPrChange w:id="1788" w:author="aryan varma" w:date="2016-12-12T12:15:00Z">
            <w:rPr>
              <w:rStyle w:val="tgc"/>
              <w:rFonts w:ascii="Times New Roman" w:hAnsi="Times New Roman"/>
              <w:color w:val="222222"/>
              <w:sz w:val="20"/>
            </w:rPr>
          </w:rPrChange>
        </w:rPr>
        <w:t xml:space="preserve"> of the distributed generation system</w:t>
      </w:r>
    </w:p>
    <w:p w:rsidR="00DD643A" w:rsidRPr="00483470" w:rsidRDefault="00DD643A" w:rsidP="00DD643A">
      <w:pPr>
        <w:jc w:val="both"/>
        <w:rPr>
          <w:rStyle w:val="tgc"/>
          <w:rFonts w:ascii="Times New Roman" w:hAnsi="Times New Roman"/>
          <w:color w:val="222222"/>
          <w:sz w:val="20"/>
          <w:lang/>
          <w:rPrChange w:id="1789" w:author="aryan varma" w:date="2016-12-12T12:15:00Z">
            <w:rPr>
              <w:rStyle w:val="tgc"/>
              <w:rFonts w:ascii="Times New Roman" w:hAnsi="Times New Roman"/>
              <w:color w:val="222222"/>
              <w:sz w:val="20"/>
            </w:rPr>
          </w:rPrChange>
        </w:rPr>
      </w:pPr>
      <w:r>
        <w:rPr>
          <w:rStyle w:val="tgc"/>
          <w:rFonts w:ascii="Times New Roman" w:hAnsi="Times New Roman"/>
          <w:color w:val="222222"/>
          <w:sz w:val="20"/>
          <w:lang/>
          <w:rPrChange w:id="1790" w:author="aryan varma" w:date="2016-12-12T12:15:00Z">
            <w:rPr>
              <w:rStyle w:val="tgc"/>
              <w:rFonts w:ascii="Times New Roman" w:hAnsi="Times New Roman"/>
              <w:color w:val="222222"/>
              <w:sz w:val="20"/>
            </w:rPr>
          </w:rPrChange>
        </w:rPr>
        <w:t>STEPS</w:t>
      </w:r>
    </w:p>
    <w:p w:rsidR="00DD643A" w:rsidRPr="00483470" w:rsidRDefault="00DD643A" w:rsidP="00DD643A">
      <w:pPr>
        <w:jc w:val="both"/>
        <w:rPr>
          <w:rStyle w:val="tgc"/>
          <w:rFonts w:ascii="Times New Roman" w:hAnsi="Times New Roman"/>
          <w:color w:val="222222"/>
          <w:sz w:val="20"/>
          <w:lang/>
          <w:rPrChange w:id="1791" w:author="aryan varma" w:date="2016-12-12T12:15:00Z">
            <w:rPr>
              <w:rStyle w:val="tgc"/>
              <w:rFonts w:ascii="Times New Roman" w:hAnsi="Times New Roman"/>
              <w:color w:val="222222"/>
              <w:sz w:val="20"/>
            </w:rPr>
          </w:rPrChange>
        </w:rPr>
      </w:pPr>
      <w:r w:rsidRPr="00483470">
        <w:rPr>
          <w:rStyle w:val="tgc"/>
          <w:rFonts w:ascii="Times New Roman" w:hAnsi="Times New Roman"/>
          <w:color w:val="222222"/>
          <w:sz w:val="20"/>
          <w:lang/>
          <w:rPrChange w:id="1792" w:author="aryan varma" w:date="2016-12-12T12:15:00Z">
            <w:rPr>
              <w:rStyle w:val="tgc"/>
              <w:rFonts w:ascii="Times New Roman" w:hAnsi="Times New Roman"/>
              <w:color w:val="222222"/>
              <w:sz w:val="20"/>
            </w:rPr>
          </w:rPrChange>
        </w:rPr>
        <w:t>The following steps are carried out during the filtering of the unfiltered signals (</w:t>
      </w:r>
      <w:proofErr w:type="spellStart"/>
      <w:r w:rsidRPr="00483470">
        <w:rPr>
          <w:rStyle w:val="tgc"/>
          <w:rFonts w:ascii="Times New Roman" w:hAnsi="Times New Roman"/>
          <w:color w:val="222222"/>
          <w:sz w:val="20"/>
          <w:lang/>
          <w:rPrChange w:id="1793" w:author="aryan varma" w:date="2016-12-12T12:15:00Z">
            <w:rPr>
              <w:rStyle w:val="tgc"/>
              <w:rFonts w:ascii="Times New Roman" w:hAnsi="Times New Roman"/>
              <w:color w:val="222222"/>
              <w:sz w:val="20"/>
            </w:rPr>
          </w:rPrChange>
        </w:rPr>
        <w:t>Vas</w:t>
      </w:r>
      <w:proofErr w:type="gramStart"/>
      <w:r w:rsidRPr="00483470">
        <w:rPr>
          <w:rStyle w:val="tgc"/>
          <w:rFonts w:ascii="Times New Roman" w:hAnsi="Times New Roman"/>
          <w:color w:val="222222"/>
          <w:sz w:val="20"/>
          <w:lang/>
          <w:rPrChange w:id="1794" w:author="aryan varma" w:date="2016-12-12T12:15:00Z">
            <w:rPr>
              <w:rStyle w:val="tgc"/>
              <w:rFonts w:ascii="Times New Roman" w:hAnsi="Times New Roman"/>
              <w:color w:val="222222"/>
              <w:sz w:val="20"/>
            </w:rPr>
          </w:rPrChange>
        </w:rPr>
        <w:t>,Vbs,Vcs</w:t>
      </w:r>
      <w:proofErr w:type="spellEnd"/>
      <w:proofErr w:type="gramEnd"/>
      <w:r w:rsidRPr="00483470">
        <w:rPr>
          <w:rStyle w:val="tgc"/>
          <w:rFonts w:ascii="Times New Roman" w:hAnsi="Times New Roman"/>
          <w:color w:val="222222"/>
          <w:sz w:val="20"/>
          <w:lang/>
          <w:rPrChange w:id="1795" w:author="aryan varma" w:date="2016-12-12T12:15:00Z">
            <w:rPr>
              <w:rStyle w:val="tgc"/>
              <w:rFonts w:ascii="Times New Roman" w:hAnsi="Times New Roman"/>
              <w:color w:val="222222"/>
              <w:sz w:val="20"/>
            </w:rPr>
          </w:rPrChange>
        </w:rPr>
        <w:t>)</w:t>
      </w:r>
    </w:p>
    <w:p w:rsidR="00DD643A" w:rsidRPr="00483470" w:rsidRDefault="00DD643A" w:rsidP="00065D5F">
      <w:pPr>
        <w:pStyle w:val="ListParagraph"/>
        <w:numPr>
          <w:ilvl w:val="0"/>
          <w:numId w:val="7"/>
        </w:numPr>
        <w:jc w:val="both"/>
        <w:rPr>
          <w:rStyle w:val="tgc"/>
          <w:rFonts w:ascii="Times New Roman" w:hAnsi="Times New Roman" w:cs="Times New Roman"/>
          <w:sz w:val="20"/>
          <w:szCs w:val="20"/>
        </w:rPr>
      </w:pPr>
      <w:r w:rsidRPr="00483470">
        <w:rPr>
          <w:rStyle w:val="tgc"/>
          <w:rFonts w:ascii="Times New Roman" w:hAnsi="Times New Roman"/>
          <w:color w:val="222222"/>
          <w:sz w:val="20"/>
          <w:lang/>
          <w:rPrChange w:id="1796" w:author="aryan varma" w:date="2016-12-12T12:15:00Z">
            <w:rPr>
              <w:rStyle w:val="tgc"/>
              <w:rFonts w:ascii="Times New Roman" w:hAnsi="Times New Roman"/>
              <w:color w:val="222222"/>
              <w:sz w:val="20"/>
            </w:rPr>
          </w:rPrChange>
        </w:rPr>
        <w:t xml:space="preserve">This is done by applying a fast Fourier transform of the unfiltered signals (Vas, </w:t>
      </w:r>
      <w:proofErr w:type="spellStart"/>
      <w:r w:rsidRPr="00483470">
        <w:rPr>
          <w:rStyle w:val="tgc"/>
          <w:rFonts w:ascii="Times New Roman" w:hAnsi="Times New Roman"/>
          <w:color w:val="222222"/>
          <w:sz w:val="20"/>
          <w:lang/>
          <w:rPrChange w:id="1797" w:author="aryan varma" w:date="2016-12-12T12:15:00Z">
            <w:rPr>
              <w:rStyle w:val="tgc"/>
              <w:rFonts w:ascii="Times New Roman" w:hAnsi="Times New Roman"/>
              <w:color w:val="222222"/>
              <w:sz w:val="20"/>
            </w:rPr>
          </w:rPrChange>
        </w:rPr>
        <w:t>Vbs</w:t>
      </w:r>
      <w:proofErr w:type="spellEnd"/>
      <w:r w:rsidRPr="00483470">
        <w:rPr>
          <w:rStyle w:val="tgc"/>
          <w:rFonts w:ascii="Times New Roman" w:hAnsi="Times New Roman"/>
          <w:color w:val="222222"/>
          <w:sz w:val="20"/>
          <w:lang/>
          <w:rPrChange w:id="1798" w:author="aryan varma" w:date="2016-12-12T12:15:00Z">
            <w:rPr>
              <w:rStyle w:val="tgc"/>
              <w:rFonts w:ascii="Times New Roman" w:hAnsi="Times New Roman"/>
              <w:color w:val="222222"/>
              <w:sz w:val="20"/>
            </w:rPr>
          </w:rPrChange>
        </w:rPr>
        <w:t xml:space="preserve">, </w:t>
      </w:r>
      <w:proofErr w:type="spellStart"/>
      <w:proofErr w:type="gramStart"/>
      <w:r w:rsidRPr="00483470">
        <w:rPr>
          <w:rStyle w:val="tgc"/>
          <w:rFonts w:ascii="Times New Roman" w:hAnsi="Times New Roman"/>
          <w:color w:val="222222"/>
          <w:sz w:val="20"/>
          <w:lang/>
          <w:rPrChange w:id="1799" w:author="aryan varma" w:date="2016-12-12T12:15:00Z">
            <w:rPr>
              <w:rStyle w:val="tgc"/>
              <w:rFonts w:ascii="Times New Roman" w:hAnsi="Times New Roman"/>
              <w:color w:val="222222"/>
              <w:sz w:val="20"/>
            </w:rPr>
          </w:rPrChange>
        </w:rPr>
        <w:t>Vcs</w:t>
      </w:r>
      <w:proofErr w:type="spellEnd"/>
      <w:proofErr w:type="gramEnd"/>
      <w:r w:rsidRPr="00483470">
        <w:rPr>
          <w:rStyle w:val="tgc"/>
          <w:rFonts w:ascii="Times New Roman" w:hAnsi="Times New Roman"/>
          <w:color w:val="222222"/>
          <w:sz w:val="20"/>
          <w:lang/>
          <w:rPrChange w:id="1800" w:author="aryan varma" w:date="2016-12-12T12:15:00Z">
            <w:rPr>
              <w:rStyle w:val="tgc"/>
              <w:rFonts w:ascii="Times New Roman" w:hAnsi="Times New Roman"/>
              <w:color w:val="222222"/>
              <w:sz w:val="20"/>
            </w:rPr>
          </w:rPrChange>
        </w:rPr>
        <w:t xml:space="preserve">) </w:t>
      </w:r>
      <w:r w:rsidR="00065D5F">
        <w:rPr>
          <w:rStyle w:val="tgc"/>
          <w:rFonts w:ascii="Times New Roman" w:hAnsi="Times New Roman"/>
          <w:color w:val="222222"/>
          <w:sz w:val="20"/>
          <w:lang/>
          <w:rPrChange w:id="1801" w:author="aryan varma" w:date="2016-12-12T12:15:00Z">
            <w:rPr>
              <w:rStyle w:val="tgc"/>
              <w:rFonts w:ascii="Times New Roman" w:hAnsi="Times New Roman"/>
              <w:color w:val="222222"/>
              <w:sz w:val="20"/>
            </w:rPr>
          </w:rPrChange>
        </w:rPr>
        <w:t>to transform from</w:t>
      </w:r>
      <w:r w:rsidRPr="00483470">
        <w:rPr>
          <w:rStyle w:val="tgc"/>
          <w:rFonts w:ascii="Times New Roman" w:hAnsi="Times New Roman"/>
          <w:color w:val="222222"/>
          <w:sz w:val="20"/>
          <w:lang/>
          <w:rPrChange w:id="1802" w:author="aryan varma" w:date="2016-12-12T12:15:00Z">
            <w:rPr>
              <w:rStyle w:val="tgc"/>
              <w:rFonts w:ascii="Times New Roman" w:hAnsi="Times New Roman"/>
              <w:color w:val="222222"/>
              <w:sz w:val="20"/>
            </w:rPr>
          </w:rPrChange>
        </w:rPr>
        <w:t xml:space="preserve"> time domain space to frequency domain space. The output includes the frequency of the harmonics of the unfiltered signals</w:t>
      </w:r>
    </w:p>
    <w:p w:rsidR="00DD643A" w:rsidRPr="00483470" w:rsidRDefault="00DD643A" w:rsidP="00065D5F">
      <w:pPr>
        <w:pStyle w:val="ListParagraph"/>
        <w:numPr>
          <w:ilvl w:val="0"/>
          <w:numId w:val="7"/>
        </w:numPr>
        <w:jc w:val="both"/>
        <w:rPr>
          <w:rStyle w:val="tgc"/>
          <w:rFonts w:ascii="Times New Roman" w:hAnsi="Times New Roman" w:cs="Times New Roman"/>
          <w:sz w:val="20"/>
          <w:szCs w:val="20"/>
        </w:rPr>
      </w:pPr>
      <w:r w:rsidRPr="00483470">
        <w:rPr>
          <w:rStyle w:val="tgc"/>
          <w:rFonts w:ascii="Times New Roman" w:hAnsi="Times New Roman"/>
          <w:color w:val="222222"/>
          <w:sz w:val="20"/>
          <w:lang/>
          <w:rPrChange w:id="1803" w:author="aryan varma" w:date="2016-12-12T12:15:00Z">
            <w:rPr>
              <w:rStyle w:val="tgc"/>
              <w:rFonts w:ascii="Times New Roman" w:hAnsi="Times New Roman"/>
              <w:color w:val="222222"/>
              <w:sz w:val="20"/>
            </w:rPr>
          </w:rPrChange>
        </w:rPr>
        <w:t xml:space="preserve"> Based on our </w:t>
      </w:r>
      <w:proofErr w:type="spellStart"/>
      <w:r w:rsidRPr="00483470">
        <w:rPr>
          <w:rStyle w:val="tgc"/>
          <w:rFonts w:ascii="Times New Roman" w:hAnsi="Times New Roman"/>
          <w:color w:val="222222"/>
          <w:sz w:val="20"/>
          <w:lang/>
          <w:rPrChange w:id="1804" w:author="aryan varma" w:date="2016-12-12T12:15:00Z">
            <w:rPr>
              <w:rStyle w:val="tgc"/>
              <w:rFonts w:ascii="Times New Roman" w:hAnsi="Times New Roman"/>
              <w:color w:val="222222"/>
              <w:sz w:val="20"/>
            </w:rPr>
          </w:rPrChange>
        </w:rPr>
        <w:t>cuttoff</w:t>
      </w:r>
      <w:proofErr w:type="spellEnd"/>
      <w:r w:rsidRPr="00483470">
        <w:rPr>
          <w:rStyle w:val="tgc"/>
          <w:rFonts w:ascii="Times New Roman" w:hAnsi="Times New Roman"/>
          <w:color w:val="222222"/>
          <w:sz w:val="20"/>
          <w:lang/>
          <w:rPrChange w:id="1805" w:author="aryan varma" w:date="2016-12-12T12:15:00Z">
            <w:rPr>
              <w:rStyle w:val="tgc"/>
              <w:rFonts w:ascii="Times New Roman" w:hAnsi="Times New Roman"/>
              <w:color w:val="222222"/>
              <w:sz w:val="20"/>
            </w:rPr>
          </w:rPrChange>
        </w:rPr>
        <w:t xml:space="preserve"> frequency of </w:t>
      </w:r>
      <w:r w:rsidR="00065D5F">
        <w:rPr>
          <w:rStyle w:val="tgc"/>
          <w:rFonts w:ascii="Times New Roman" w:hAnsi="Times New Roman"/>
          <w:color w:val="222222"/>
          <w:sz w:val="20"/>
          <w:lang/>
          <w:rPrChange w:id="1806" w:author="aryan varma" w:date="2016-12-12T12:15:00Z">
            <w:rPr>
              <w:rStyle w:val="tgc"/>
              <w:rFonts w:ascii="Times New Roman" w:hAnsi="Times New Roman"/>
              <w:color w:val="222222"/>
              <w:sz w:val="20"/>
            </w:rPr>
          </w:rPrChange>
        </w:rPr>
        <w:t>10</w:t>
      </w:r>
      <w:r w:rsidRPr="00483470">
        <w:rPr>
          <w:rStyle w:val="tgc"/>
          <w:rFonts w:ascii="Times New Roman" w:hAnsi="Times New Roman"/>
          <w:color w:val="222222"/>
          <w:sz w:val="20"/>
          <w:lang/>
          <w:rPrChange w:id="1807" w:author="aryan varma" w:date="2016-12-12T12:15:00Z">
            <w:rPr>
              <w:rStyle w:val="tgc"/>
              <w:rFonts w:ascii="Times New Roman" w:hAnsi="Times New Roman"/>
              <w:color w:val="222222"/>
              <w:sz w:val="20"/>
            </w:rPr>
          </w:rPrChange>
        </w:rPr>
        <w:t>0Hz we are able to cut off high frequency components of the signal</w:t>
      </w:r>
      <w:r w:rsidR="00065D5F">
        <w:rPr>
          <w:rStyle w:val="tgc"/>
          <w:rFonts w:ascii="Times New Roman" w:hAnsi="Times New Roman"/>
          <w:color w:val="222222"/>
          <w:sz w:val="20"/>
          <w:lang/>
          <w:rPrChange w:id="1808" w:author="aryan varma" w:date="2016-12-12T12:15:00Z">
            <w:rPr>
              <w:rStyle w:val="tgc"/>
              <w:rFonts w:ascii="Times New Roman" w:hAnsi="Times New Roman"/>
              <w:color w:val="222222"/>
              <w:sz w:val="20"/>
            </w:rPr>
          </w:rPrChange>
        </w:rPr>
        <w:t xml:space="preserve"> using RC circuit</w:t>
      </w:r>
      <w:r w:rsidRPr="00483470">
        <w:rPr>
          <w:rStyle w:val="tgc"/>
          <w:rFonts w:ascii="Times New Roman" w:hAnsi="Times New Roman"/>
          <w:color w:val="222222"/>
          <w:sz w:val="20"/>
          <w:lang/>
          <w:rPrChange w:id="1809" w:author="aryan varma" w:date="2016-12-12T12:15:00Z">
            <w:rPr>
              <w:rStyle w:val="tgc"/>
              <w:rFonts w:ascii="Times New Roman" w:hAnsi="Times New Roman"/>
              <w:color w:val="222222"/>
              <w:sz w:val="20"/>
            </w:rPr>
          </w:rPrChange>
        </w:rPr>
        <w:t>.</w:t>
      </w:r>
    </w:p>
    <w:p w:rsidR="00DD643A" w:rsidRPr="00483470" w:rsidRDefault="00DD643A" w:rsidP="00DD643A">
      <w:pPr>
        <w:pStyle w:val="ListParagraph"/>
        <w:numPr>
          <w:ilvl w:val="0"/>
          <w:numId w:val="7"/>
        </w:numPr>
        <w:jc w:val="both"/>
        <w:rPr>
          <w:rStyle w:val="tgc"/>
          <w:rFonts w:ascii="Times New Roman" w:hAnsi="Times New Roman" w:cs="Times New Roman"/>
          <w:sz w:val="20"/>
          <w:szCs w:val="20"/>
        </w:rPr>
      </w:pPr>
      <w:r w:rsidRPr="00483470">
        <w:rPr>
          <w:rStyle w:val="tgc"/>
          <w:rFonts w:ascii="Times New Roman" w:hAnsi="Times New Roman"/>
          <w:color w:val="222222"/>
          <w:sz w:val="20"/>
          <w:lang/>
          <w:rPrChange w:id="1810" w:author="aryan varma" w:date="2016-12-12T12:15:00Z">
            <w:rPr>
              <w:rStyle w:val="tgc"/>
              <w:rFonts w:ascii="Times New Roman" w:hAnsi="Times New Roman"/>
              <w:color w:val="222222"/>
              <w:sz w:val="20"/>
            </w:rPr>
          </w:rPrChange>
        </w:rPr>
        <w:t>After cutting off the high frequency components of the signal, the signal is thenreconstructed from frequency domain back to time domain.</w:t>
      </w:r>
      <w:r w:rsidR="00065D5F">
        <w:rPr>
          <w:rStyle w:val="tgc"/>
          <w:rFonts w:ascii="Times New Roman" w:hAnsi="Times New Roman"/>
          <w:color w:val="222222"/>
          <w:sz w:val="20"/>
          <w:lang/>
          <w:rPrChange w:id="1811" w:author="aryan varma" w:date="2016-12-12T12:15:00Z">
            <w:rPr>
              <w:rStyle w:val="tgc"/>
              <w:rFonts w:ascii="Times New Roman" w:hAnsi="Times New Roman"/>
              <w:color w:val="222222"/>
              <w:sz w:val="20"/>
            </w:rPr>
          </w:rPrChange>
        </w:rPr>
        <w:t xml:space="preserve"> Below figures show before and after filtering for Vas.</w:t>
      </w:r>
    </w:p>
    <w:p w:rsidR="00065D5F" w:rsidRPr="00EB63E5" w:rsidRDefault="00065D5F" w:rsidP="00EB63E5">
      <w:pPr>
        <w:ind w:left="360"/>
        <w:rPr>
          <w:rFonts w:ascii="Times New Roman" w:hAnsi="Times New Roman" w:cs="Times New Roman"/>
          <w:sz w:val="16"/>
          <w:szCs w:val="16"/>
        </w:rPr>
      </w:pPr>
      <w:r w:rsidRPr="00065D5F">
        <w:rPr>
          <w:noProof/>
        </w:rPr>
        <w:drawing>
          <wp:inline distT="0" distB="0" distL="0" distR="0">
            <wp:extent cx="2743200" cy="2233295"/>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2743200" cy="2233295"/>
                    </a:xfrm>
                    <a:prstGeom prst="rect">
                      <a:avLst/>
                    </a:prstGeom>
                  </pic:spPr>
                </pic:pic>
              </a:graphicData>
            </a:graphic>
          </wp:inline>
        </w:drawing>
      </w:r>
    </w:p>
    <w:p w:rsidR="00065D5F" w:rsidRPr="00065D5F" w:rsidRDefault="00065D5F" w:rsidP="00E45818">
      <w:pPr>
        <w:pStyle w:val="ListParagraph"/>
        <w:numPr>
          <w:ilvl w:val="0"/>
          <w:numId w:val="7"/>
        </w:numPr>
        <w:jc w:val="center"/>
        <w:rPr>
          <w:rFonts w:ascii="Times New Roman" w:hAnsi="Times New Roman" w:cs="Times New Roman"/>
          <w:sz w:val="16"/>
          <w:szCs w:val="16"/>
        </w:rPr>
      </w:pPr>
      <w:r w:rsidRPr="00065D5F">
        <w:rPr>
          <w:rFonts w:ascii="Times New Roman" w:hAnsi="Times New Roman" w:cs="Times New Roman"/>
          <w:sz w:val="16"/>
          <w:szCs w:val="16"/>
        </w:rPr>
        <w:t xml:space="preserve">Fig. </w:t>
      </w:r>
      <w:r w:rsidR="00E11211">
        <w:rPr>
          <w:rFonts w:ascii="Times New Roman" w:hAnsi="Times New Roman" w:cs="Times New Roman"/>
          <w:sz w:val="16"/>
          <w:szCs w:val="16"/>
        </w:rPr>
        <w:t>18</w:t>
      </w:r>
      <w:r w:rsidRPr="00065D5F">
        <w:rPr>
          <w:rFonts w:ascii="Times New Roman" w:hAnsi="Times New Roman" w:cs="Times New Roman"/>
          <w:sz w:val="16"/>
          <w:szCs w:val="16"/>
        </w:rPr>
        <w:t>. Vas before and after Filtering</w:t>
      </w:r>
    </w:p>
    <w:p w:rsidR="00065D5F" w:rsidRPr="00EB63E5" w:rsidRDefault="00065D5F" w:rsidP="00EB63E5">
      <w:pPr>
        <w:ind w:left="360"/>
        <w:rPr>
          <w:rFonts w:ascii="Times New Roman" w:hAnsi="Times New Roman" w:cs="Times New Roman"/>
          <w:sz w:val="16"/>
          <w:szCs w:val="16"/>
        </w:rPr>
      </w:pPr>
      <w:r w:rsidRPr="00065D5F">
        <w:rPr>
          <w:noProof/>
        </w:rPr>
        <w:drawing>
          <wp:inline distT="0" distB="0" distL="0" distR="0">
            <wp:extent cx="2743200" cy="2054860"/>
            <wp:effectExtent l="0" t="0" r="0" b="254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2743200" cy="2054860"/>
                    </a:xfrm>
                    <a:prstGeom prst="rect">
                      <a:avLst/>
                    </a:prstGeom>
                  </pic:spPr>
                </pic:pic>
              </a:graphicData>
            </a:graphic>
          </wp:inline>
        </w:drawing>
      </w:r>
    </w:p>
    <w:p w:rsidR="00065D5F" w:rsidRPr="00065D5F" w:rsidRDefault="00E11211" w:rsidP="00065D5F">
      <w:pPr>
        <w:pStyle w:val="ListParagraph"/>
        <w:numPr>
          <w:ilvl w:val="0"/>
          <w:numId w:val="7"/>
        </w:numPr>
        <w:jc w:val="center"/>
        <w:rPr>
          <w:rFonts w:ascii="Times New Roman" w:hAnsi="Times New Roman" w:cs="Times New Roman"/>
          <w:sz w:val="16"/>
          <w:szCs w:val="16"/>
        </w:rPr>
      </w:pPr>
      <w:r>
        <w:rPr>
          <w:rFonts w:ascii="Times New Roman" w:hAnsi="Times New Roman" w:cs="Times New Roman"/>
          <w:sz w:val="16"/>
          <w:szCs w:val="16"/>
        </w:rPr>
        <w:t>Fig. 19. Zoomed in Fig 18</w:t>
      </w:r>
    </w:p>
    <w:p w:rsidR="00DD643A" w:rsidRPr="00483470" w:rsidRDefault="00DD643A" w:rsidP="00DD643A">
      <w:pPr>
        <w:jc w:val="both"/>
        <w:rPr>
          <w:rStyle w:val="tgc"/>
          <w:rFonts w:ascii="Times New Roman" w:hAnsi="Times New Roman" w:cs="Times New Roman"/>
          <w:sz w:val="20"/>
          <w:szCs w:val="20"/>
        </w:rPr>
      </w:pPr>
      <w:r w:rsidRPr="00483470">
        <w:rPr>
          <w:rStyle w:val="tgc"/>
          <w:rFonts w:ascii="Times New Roman" w:hAnsi="Times New Roman" w:cs="Times New Roman"/>
          <w:sz w:val="20"/>
          <w:szCs w:val="20"/>
        </w:rPr>
        <w:t xml:space="preserve">During the analysis of the unfiltered phase voltage signals </w:t>
      </w:r>
      <w:r w:rsidR="00E11211">
        <w:rPr>
          <w:rStyle w:val="tgc"/>
          <w:rFonts w:ascii="Times New Roman" w:hAnsi="Times New Roman" w:cs="Times New Roman"/>
          <w:sz w:val="20"/>
          <w:szCs w:val="20"/>
        </w:rPr>
        <w:t xml:space="preserve">(see </w:t>
      </w:r>
      <w:r w:rsidR="00E50FCF">
        <w:rPr>
          <w:rStyle w:val="tgc"/>
          <w:rFonts w:ascii="Times New Roman" w:hAnsi="Times New Roman" w:cs="Times New Roman"/>
          <w:sz w:val="20"/>
          <w:szCs w:val="20"/>
        </w:rPr>
        <w:t xml:space="preserve">top </w:t>
      </w:r>
      <w:r w:rsidR="00E11211">
        <w:rPr>
          <w:rStyle w:val="tgc"/>
          <w:rFonts w:ascii="Times New Roman" w:hAnsi="Times New Roman" w:cs="Times New Roman"/>
          <w:sz w:val="20"/>
          <w:szCs w:val="20"/>
        </w:rPr>
        <w:t>figure</w:t>
      </w:r>
      <w:r w:rsidR="00E50FCF">
        <w:rPr>
          <w:rStyle w:val="tgc"/>
          <w:rFonts w:ascii="Times New Roman" w:hAnsi="Times New Roman" w:cs="Times New Roman"/>
          <w:sz w:val="20"/>
          <w:szCs w:val="20"/>
        </w:rPr>
        <w:t>s of</w:t>
      </w:r>
      <w:r w:rsidR="00E11211">
        <w:rPr>
          <w:rStyle w:val="tgc"/>
          <w:rFonts w:ascii="Times New Roman" w:hAnsi="Times New Roman" w:cs="Times New Roman"/>
          <w:sz w:val="20"/>
          <w:szCs w:val="20"/>
        </w:rPr>
        <w:t xml:space="preserve"> 18 and 19) </w:t>
      </w:r>
      <w:r w:rsidRPr="00483470">
        <w:rPr>
          <w:rStyle w:val="tgc"/>
          <w:rFonts w:ascii="Times New Roman" w:hAnsi="Times New Roman" w:cs="Times New Roman"/>
          <w:sz w:val="20"/>
          <w:szCs w:val="20"/>
        </w:rPr>
        <w:t>and the filtered phase voltage signals, the low pass filter was successfully in filtering unwanted harmonics in the unfiltered signals. The output was measured to make sure we had the right frequency for the phase voltages.</w:t>
      </w:r>
    </w:p>
    <w:p w:rsidR="00DD643A" w:rsidRDefault="00DD643A" w:rsidP="00017238">
      <w:pPr>
        <w:jc w:val="both"/>
        <w:rPr>
          <w:rStyle w:val="tgc"/>
          <w:rFonts w:ascii="Times New Roman" w:hAnsi="Times New Roman" w:cs="Times New Roman"/>
          <w:sz w:val="20"/>
          <w:szCs w:val="20"/>
        </w:rPr>
      </w:pPr>
      <w:r w:rsidRPr="00483470">
        <w:rPr>
          <w:rStyle w:val="tgc"/>
          <w:rFonts w:ascii="Times New Roman" w:hAnsi="Times New Roman" w:cs="Times New Roman"/>
          <w:sz w:val="20"/>
          <w:szCs w:val="20"/>
        </w:rPr>
        <w:t>It was also found that as a result of the filtering</w:t>
      </w:r>
      <w:r w:rsidR="00E50FCF">
        <w:rPr>
          <w:rStyle w:val="tgc"/>
          <w:rFonts w:ascii="Times New Roman" w:hAnsi="Times New Roman" w:cs="Times New Roman"/>
          <w:sz w:val="20"/>
          <w:szCs w:val="20"/>
        </w:rPr>
        <w:t xml:space="preserve"> (see bottom figures of 18 and 19)</w:t>
      </w:r>
      <w:r w:rsidRPr="00483470">
        <w:rPr>
          <w:rStyle w:val="tgc"/>
          <w:rFonts w:ascii="Times New Roman" w:hAnsi="Times New Roman" w:cs="Times New Roman"/>
          <w:sz w:val="20"/>
          <w:szCs w:val="20"/>
        </w:rPr>
        <w:t>, the output of our filtered signal lost some amplitude(power) in the process as compared to the original unfiltered signal. This is as a result of the amplitude of the higher frequency harmonics being filtered out that reduced the resulting amplitude of the filtered signal.</w:t>
      </w:r>
    </w:p>
    <w:p w:rsidR="00DD643A" w:rsidRPr="00FB3D91" w:rsidRDefault="000A5D18" w:rsidP="000A5D18">
      <w:pPr>
        <w:pStyle w:val="ListParagraph"/>
        <w:numPr>
          <w:ilvl w:val="0"/>
          <w:numId w:val="3"/>
        </w:numPr>
        <w:jc w:val="center"/>
        <w:rPr>
          <w:rStyle w:val="tgc"/>
          <w:rFonts w:ascii="Times New Roman" w:hAnsi="Times New Roman" w:cs="Times New Roman"/>
          <w:sz w:val="24"/>
          <w:szCs w:val="24"/>
        </w:rPr>
      </w:pPr>
      <w:r w:rsidRPr="00FB3D91">
        <w:rPr>
          <w:rStyle w:val="tgc"/>
          <w:rFonts w:ascii="Times New Roman" w:hAnsi="Times New Roman" w:cs="Times New Roman"/>
          <w:sz w:val="24"/>
          <w:szCs w:val="24"/>
        </w:rPr>
        <w:t>Combined System</w:t>
      </w:r>
      <w:r w:rsidR="00017238">
        <w:rPr>
          <w:rStyle w:val="tgc"/>
          <w:rFonts w:ascii="Times New Roman" w:hAnsi="Times New Roman" w:cs="Times New Roman"/>
          <w:sz w:val="24"/>
          <w:szCs w:val="24"/>
        </w:rPr>
        <w:t xml:space="preserve"> and conclusion</w:t>
      </w:r>
    </w:p>
    <w:p w:rsidR="00A367EC" w:rsidRDefault="000A5D18" w:rsidP="00E50FCF">
      <w:pPr>
        <w:jc w:val="both"/>
        <w:rPr>
          <w:rStyle w:val="tgc"/>
          <w:rFonts w:ascii="Times New Roman" w:hAnsi="Times New Roman" w:cs="Times New Roman"/>
          <w:sz w:val="20"/>
          <w:szCs w:val="20"/>
        </w:rPr>
      </w:pPr>
      <w:r>
        <w:rPr>
          <w:rStyle w:val="tgc"/>
          <w:rFonts w:ascii="Times New Roman" w:hAnsi="Times New Roman" w:cs="Times New Roman"/>
          <w:sz w:val="20"/>
          <w:szCs w:val="20"/>
        </w:rPr>
        <w:t xml:space="preserve">After proper working of individual system, next task is to combine all subsystem to get desired power across the load. Here we intended to get </w:t>
      </w:r>
      <w:r w:rsidR="00E45818">
        <w:rPr>
          <w:rStyle w:val="tgc"/>
          <w:rFonts w:ascii="Times New Roman" w:hAnsi="Times New Roman" w:cs="Times New Roman"/>
          <w:sz w:val="20"/>
          <w:szCs w:val="20"/>
        </w:rPr>
        <w:t>~</w:t>
      </w:r>
      <w:r>
        <w:rPr>
          <w:rStyle w:val="tgc"/>
          <w:rFonts w:ascii="Times New Roman" w:hAnsi="Times New Roman" w:cs="Times New Roman"/>
          <w:sz w:val="20"/>
          <w:szCs w:val="20"/>
        </w:rPr>
        <w:t xml:space="preserve">100 KW power, from which 50 KW is provided by synchronous and rest 50 KW is obtained from distributed. </w:t>
      </w:r>
      <w:r w:rsidR="00E45818">
        <w:rPr>
          <w:rStyle w:val="tgc"/>
          <w:rFonts w:ascii="Times New Roman" w:hAnsi="Times New Roman" w:cs="Times New Roman"/>
          <w:sz w:val="20"/>
          <w:szCs w:val="20"/>
        </w:rPr>
        <w:t xml:space="preserve">Both systems have the same phase shift for each voltage phase. Current from both systems is added together to achieve this power. Below </w:t>
      </w:r>
      <w:r w:rsidR="00E50FCF">
        <w:rPr>
          <w:rStyle w:val="tgc"/>
          <w:rFonts w:ascii="Times New Roman" w:hAnsi="Times New Roman" w:cs="Times New Roman"/>
          <w:sz w:val="20"/>
          <w:szCs w:val="20"/>
        </w:rPr>
        <w:t xml:space="preserve">first two </w:t>
      </w:r>
      <w:r w:rsidR="00E45818">
        <w:rPr>
          <w:rStyle w:val="tgc"/>
          <w:rFonts w:ascii="Times New Roman" w:hAnsi="Times New Roman" w:cs="Times New Roman"/>
          <w:sz w:val="20"/>
          <w:szCs w:val="20"/>
        </w:rPr>
        <w:t xml:space="preserve">figures </w:t>
      </w:r>
      <w:r w:rsidR="00E50FCF">
        <w:rPr>
          <w:rStyle w:val="tgc"/>
          <w:rFonts w:ascii="Times New Roman" w:hAnsi="Times New Roman" w:cs="Times New Roman"/>
          <w:sz w:val="20"/>
          <w:szCs w:val="20"/>
        </w:rPr>
        <w:t>show the output power of</w:t>
      </w:r>
      <w:r w:rsidR="00E45818">
        <w:rPr>
          <w:rStyle w:val="tgc"/>
          <w:rFonts w:ascii="Times New Roman" w:hAnsi="Times New Roman" w:cs="Times New Roman"/>
          <w:sz w:val="20"/>
          <w:szCs w:val="20"/>
        </w:rPr>
        <w:t xml:space="preserve"> each system.</w:t>
      </w:r>
    </w:p>
    <w:p w:rsidR="00E45818" w:rsidRPr="00E45818" w:rsidRDefault="00E45818" w:rsidP="00E45818">
      <w:pPr>
        <w:jc w:val="both"/>
        <w:rPr>
          <w:rStyle w:val="tgc"/>
          <w:rFonts w:ascii="Times New Roman" w:hAnsi="Times New Roman" w:cs="Times New Roman"/>
          <w:sz w:val="20"/>
          <w:szCs w:val="20"/>
        </w:rPr>
      </w:pPr>
      <w:proofErr w:type="spellStart"/>
      <w:r>
        <w:rPr>
          <w:rStyle w:val="tgc"/>
          <w:rFonts w:ascii="Times New Roman" w:hAnsi="Times New Roman" w:cs="Times New Roman"/>
          <w:sz w:val="20"/>
          <w:szCs w:val="20"/>
        </w:rPr>
        <w:t>P</w:t>
      </w:r>
      <w:r w:rsidRPr="00E45818">
        <w:rPr>
          <w:rStyle w:val="tgc"/>
          <w:rFonts w:ascii="Times New Roman" w:hAnsi="Times New Roman" w:cs="Times New Roman"/>
          <w:sz w:val="20"/>
          <w:szCs w:val="20"/>
          <w:vertAlign w:val="subscript"/>
        </w:rPr>
        <w:t>total</w:t>
      </w:r>
      <w:proofErr w:type="spellEnd"/>
      <w:r>
        <w:rPr>
          <w:rStyle w:val="tgc"/>
          <w:rFonts w:ascii="Times New Roman" w:hAnsi="Times New Roman" w:cs="Times New Roman"/>
          <w:sz w:val="20"/>
          <w:szCs w:val="20"/>
        </w:rPr>
        <w:t xml:space="preserve">= </w:t>
      </w:r>
      <w:proofErr w:type="spellStart"/>
      <w:r>
        <w:rPr>
          <w:rStyle w:val="tgc"/>
          <w:rFonts w:ascii="Times New Roman" w:hAnsi="Times New Roman" w:cs="Times New Roman"/>
          <w:sz w:val="20"/>
          <w:szCs w:val="20"/>
        </w:rPr>
        <w:t>P</w:t>
      </w:r>
      <w:r w:rsidRPr="00E45818">
        <w:rPr>
          <w:rStyle w:val="tgc"/>
          <w:rFonts w:ascii="Times New Roman" w:hAnsi="Times New Roman" w:cs="Times New Roman"/>
          <w:sz w:val="20"/>
          <w:szCs w:val="20"/>
          <w:vertAlign w:val="subscript"/>
        </w:rPr>
        <w:t>sm</w:t>
      </w:r>
      <w:proofErr w:type="spellEnd"/>
      <w:r>
        <w:rPr>
          <w:rStyle w:val="tgc"/>
          <w:rFonts w:ascii="Times New Roman" w:hAnsi="Times New Roman" w:cs="Times New Roman"/>
          <w:sz w:val="20"/>
          <w:szCs w:val="20"/>
        </w:rPr>
        <w:t xml:space="preserve"> + </w:t>
      </w:r>
      <w:proofErr w:type="spellStart"/>
      <w:r>
        <w:rPr>
          <w:rStyle w:val="tgc"/>
          <w:rFonts w:ascii="Times New Roman" w:hAnsi="Times New Roman" w:cs="Times New Roman"/>
          <w:sz w:val="20"/>
          <w:szCs w:val="20"/>
        </w:rPr>
        <w:t>P</w:t>
      </w:r>
      <w:r w:rsidRPr="00E45818">
        <w:rPr>
          <w:rStyle w:val="tgc"/>
          <w:rFonts w:ascii="Times New Roman" w:hAnsi="Times New Roman" w:cs="Times New Roman"/>
          <w:sz w:val="20"/>
          <w:szCs w:val="20"/>
          <w:vertAlign w:val="subscript"/>
        </w:rPr>
        <w:t>ds</w:t>
      </w:r>
      <w:proofErr w:type="spellEnd"/>
      <w:r>
        <w:rPr>
          <w:rStyle w:val="tgc"/>
          <w:rFonts w:ascii="Times New Roman" w:hAnsi="Times New Roman" w:cs="Times New Roman"/>
          <w:sz w:val="20"/>
          <w:szCs w:val="20"/>
        </w:rPr>
        <w:t>= ~100 KW</w:t>
      </w:r>
    </w:p>
    <w:p w:rsidR="00065D5F" w:rsidRDefault="00065D5F" w:rsidP="00065D5F">
      <w:pPr>
        <w:jc w:val="both"/>
        <w:rPr>
          <w:del w:id="1812" w:author="aryan varma" w:date="2016-12-12T12:15:00Z"/>
          <w:rFonts w:ascii="Times New Roman" w:hAnsi="Times New Roman" w:cs="Times New Roman"/>
          <w:sz w:val="20"/>
          <w:szCs w:val="20"/>
        </w:rPr>
      </w:pPr>
      <w:del w:id="1813" w:author="aryan varma" w:date="2016-12-12T12:15:00Z">
        <w:r w:rsidRPr="00065D5F">
          <w:rPr>
            <w:rFonts w:ascii="Times New Roman" w:hAnsi="Times New Roman" w:cs="Times New Roman"/>
            <w:noProof/>
            <w:sz w:val="20"/>
            <w:szCs w:val="20"/>
          </w:rPr>
          <w:drawing>
            <wp:inline distT="0" distB="0" distL="0" distR="0">
              <wp:extent cx="2743200" cy="1473835"/>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2743200" cy="1473835"/>
                      </a:xfrm>
                      <a:prstGeom prst="rect">
                        <a:avLst/>
                      </a:prstGeom>
                    </pic:spPr>
                  </pic:pic>
                </a:graphicData>
              </a:graphic>
            </wp:inline>
          </w:drawing>
        </w:r>
      </w:del>
    </w:p>
    <w:p w:rsidR="00065D5F" w:rsidRDefault="00065D5F" w:rsidP="00065D5F">
      <w:pPr>
        <w:jc w:val="both"/>
        <w:rPr>
          <w:ins w:id="1814" w:author="aryan varma" w:date="2016-12-12T12:15:00Z"/>
          <w:rFonts w:ascii="Times New Roman" w:hAnsi="Times New Roman" w:cs="Times New Roman"/>
          <w:sz w:val="20"/>
          <w:szCs w:val="20"/>
        </w:rPr>
      </w:pPr>
      <w:ins w:id="1815" w:author="aryan varma" w:date="2016-12-12T12:15:00Z">
        <w:r w:rsidRPr="00065D5F">
          <w:rPr>
            <w:rFonts w:ascii="Times New Roman" w:hAnsi="Times New Roman" w:cs="Times New Roman"/>
            <w:noProof/>
            <w:sz w:val="20"/>
            <w:szCs w:val="20"/>
          </w:rPr>
          <w:drawing>
            <wp:inline distT="0" distB="0" distL="0" distR="0">
              <wp:extent cx="2743200" cy="1473835"/>
              <wp:effectExtent l="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2743200" cy="1473835"/>
                      </a:xfrm>
                      <a:prstGeom prst="rect">
                        <a:avLst/>
                      </a:prstGeom>
                    </pic:spPr>
                  </pic:pic>
                </a:graphicData>
              </a:graphic>
            </wp:inline>
          </w:drawing>
        </w:r>
      </w:ins>
    </w:p>
    <w:p w:rsidR="00065D5F" w:rsidRDefault="00E50FCF" w:rsidP="00E45818">
      <w:pPr>
        <w:jc w:val="center"/>
        <w:rPr>
          <w:rFonts w:ascii="Times New Roman" w:hAnsi="Times New Roman" w:cs="Times New Roman"/>
          <w:sz w:val="20"/>
          <w:szCs w:val="20"/>
        </w:rPr>
      </w:pPr>
      <w:r>
        <w:rPr>
          <w:rFonts w:ascii="Times New Roman" w:hAnsi="Times New Roman" w:cs="Times New Roman"/>
          <w:sz w:val="20"/>
          <w:szCs w:val="20"/>
        </w:rPr>
        <w:t>Fig 20</w:t>
      </w:r>
      <w:r w:rsidR="00065D5F">
        <w:rPr>
          <w:rFonts w:ascii="Times New Roman" w:hAnsi="Times New Roman" w:cs="Times New Roman"/>
          <w:sz w:val="20"/>
          <w:szCs w:val="20"/>
        </w:rPr>
        <w:t>: Synchronous Generator Output</w:t>
      </w:r>
    </w:p>
    <w:p w:rsidR="00065D5F" w:rsidRDefault="00065D5F" w:rsidP="00065D5F">
      <w:pPr>
        <w:jc w:val="both"/>
        <w:rPr>
          <w:del w:id="1816" w:author="aryan varma" w:date="2016-12-12T12:15:00Z"/>
          <w:rFonts w:ascii="Times New Roman" w:hAnsi="Times New Roman" w:cs="Times New Roman"/>
          <w:sz w:val="20"/>
          <w:szCs w:val="20"/>
        </w:rPr>
      </w:pPr>
      <w:del w:id="1817" w:author="aryan varma" w:date="2016-12-12T12:15:00Z">
        <w:r w:rsidRPr="00065D5F">
          <w:rPr>
            <w:rFonts w:ascii="Times New Roman" w:hAnsi="Times New Roman" w:cs="Times New Roman"/>
            <w:noProof/>
            <w:sz w:val="20"/>
            <w:szCs w:val="20"/>
          </w:rPr>
          <w:drawing>
            <wp:inline distT="0" distB="0" distL="0" distR="0">
              <wp:extent cx="2743200" cy="1492250"/>
              <wp:effectExtent l="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cstate="print"/>
                      <a:stretch>
                        <a:fillRect/>
                      </a:stretch>
                    </pic:blipFill>
                    <pic:spPr>
                      <a:xfrm>
                        <a:off x="0" y="0"/>
                        <a:ext cx="2743200" cy="1492250"/>
                      </a:xfrm>
                      <a:prstGeom prst="rect">
                        <a:avLst/>
                      </a:prstGeom>
                    </pic:spPr>
                  </pic:pic>
                </a:graphicData>
              </a:graphic>
            </wp:inline>
          </w:drawing>
        </w:r>
      </w:del>
    </w:p>
    <w:p w:rsidR="00065D5F" w:rsidRDefault="00065D5F" w:rsidP="00065D5F">
      <w:pPr>
        <w:jc w:val="both"/>
        <w:rPr>
          <w:ins w:id="1818" w:author="aryan varma" w:date="2016-12-12T12:15:00Z"/>
          <w:rFonts w:ascii="Times New Roman" w:hAnsi="Times New Roman" w:cs="Times New Roman"/>
          <w:sz w:val="20"/>
          <w:szCs w:val="20"/>
        </w:rPr>
      </w:pPr>
      <w:ins w:id="1819" w:author="aryan varma" w:date="2016-12-12T12:15:00Z">
        <w:r w:rsidRPr="00065D5F">
          <w:rPr>
            <w:rFonts w:ascii="Times New Roman" w:hAnsi="Times New Roman" w:cs="Times New Roman"/>
            <w:noProof/>
            <w:sz w:val="20"/>
            <w:szCs w:val="20"/>
          </w:rPr>
          <w:drawing>
            <wp:inline distT="0" distB="0" distL="0" distR="0">
              <wp:extent cx="2743200" cy="1492250"/>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cstate="print"/>
                      <a:stretch>
                        <a:fillRect/>
                      </a:stretch>
                    </pic:blipFill>
                    <pic:spPr>
                      <a:xfrm>
                        <a:off x="0" y="0"/>
                        <a:ext cx="2743200" cy="1492250"/>
                      </a:xfrm>
                      <a:prstGeom prst="rect">
                        <a:avLst/>
                      </a:prstGeom>
                    </pic:spPr>
                  </pic:pic>
                </a:graphicData>
              </a:graphic>
            </wp:inline>
          </w:drawing>
        </w:r>
      </w:ins>
    </w:p>
    <w:p w:rsidR="00065D5F" w:rsidRDefault="00E50FCF" w:rsidP="00E45818">
      <w:pPr>
        <w:jc w:val="center"/>
        <w:rPr>
          <w:rFonts w:ascii="Times New Roman" w:hAnsi="Times New Roman" w:cs="Times New Roman"/>
          <w:sz w:val="20"/>
          <w:szCs w:val="20"/>
        </w:rPr>
      </w:pPr>
      <w:r>
        <w:rPr>
          <w:rFonts w:ascii="Times New Roman" w:hAnsi="Times New Roman" w:cs="Times New Roman"/>
          <w:sz w:val="20"/>
          <w:szCs w:val="20"/>
        </w:rPr>
        <w:t>Figure 21</w:t>
      </w:r>
      <w:r w:rsidR="00065D5F">
        <w:rPr>
          <w:rFonts w:ascii="Times New Roman" w:hAnsi="Times New Roman" w:cs="Times New Roman"/>
          <w:sz w:val="20"/>
          <w:szCs w:val="20"/>
        </w:rPr>
        <w:t>: Distributed Generator Output</w:t>
      </w:r>
    </w:p>
    <w:p w:rsidR="00942D3F" w:rsidRDefault="00942D3F" w:rsidP="00942D3F">
      <w:pPr>
        <w:rPr>
          <w:rFonts w:ascii="Times New Roman" w:hAnsi="Times New Roman" w:cs="Times New Roman"/>
          <w:sz w:val="20"/>
          <w:szCs w:val="20"/>
        </w:rPr>
      </w:pPr>
      <w:r>
        <w:rPr>
          <w:rFonts w:ascii="Times New Roman" w:hAnsi="Times New Roman" w:cs="Times New Roman"/>
          <w:sz w:val="20"/>
          <w:szCs w:val="20"/>
        </w:rPr>
        <w:t>Below figure shows the combined power of both systems. The high power in the first few mille seconds is due to the start of synchronous machine. Power stabilizes once machine reaches steady state.</w:t>
      </w:r>
    </w:p>
    <w:p w:rsidR="00514C2D" w:rsidRDefault="00065D5F" w:rsidP="00065D5F">
      <w:pPr>
        <w:jc w:val="both"/>
        <w:rPr>
          <w:rFonts w:ascii="Times New Roman" w:hAnsi="Times New Roman" w:cs="Times New Roman"/>
          <w:sz w:val="20"/>
          <w:szCs w:val="20"/>
        </w:rPr>
      </w:pPr>
      <w:r w:rsidRPr="00065D5F">
        <w:rPr>
          <w:rFonts w:ascii="Times New Roman" w:hAnsi="Times New Roman" w:cs="Times New Roman"/>
          <w:noProof/>
          <w:sz w:val="20"/>
          <w:szCs w:val="20"/>
        </w:rPr>
        <w:drawing>
          <wp:inline distT="0" distB="0" distL="0" distR="0">
            <wp:extent cx="2743200" cy="205994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stretch>
                      <a:fillRect/>
                    </a:stretch>
                  </pic:blipFill>
                  <pic:spPr>
                    <a:xfrm>
                      <a:off x="0" y="0"/>
                      <a:ext cx="2743200" cy="2059940"/>
                    </a:xfrm>
                    <a:prstGeom prst="rect">
                      <a:avLst/>
                    </a:prstGeom>
                  </pic:spPr>
                </pic:pic>
              </a:graphicData>
            </a:graphic>
          </wp:inline>
        </w:drawing>
      </w:r>
    </w:p>
    <w:p w:rsidR="00065D5F" w:rsidRDefault="00E50FCF" w:rsidP="00E45818">
      <w:pPr>
        <w:ind w:firstLine="720"/>
        <w:jc w:val="both"/>
        <w:rPr>
          <w:rFonts w:ascii="Times New Roman" w:hAnsi="Times New Roman" w:cs="Times New Roman"/>
          <w:sz w:val="20"/>
          <w:szCs w:val="20"/>
        </w:rPr>
      </w:pPr>
      <w:r>
        <w:rPr>
          <w:rFonts w:ascii="Times New Roman" w:hAnsi="Times New Roman" w:cs="Times New Roman"/>
          <w:sz w:val="20"/>
          <w:szCs w:val="20"/>
        </w:rPr>
        <w:t>Figure 22</w:t>
      </w:r>
      <w:r w:rsidR="00065D5F">
        <w:rPr>
          <w:rFonts w:ascii="Times New Roman" w:hAnsi="Times New Roman" w:cs="Times New Roman"/>
          <w:sz w:val="20"/>
          <w:szCs w:val="20"/>
        </w:rPr>
        <w:t>: Total Power output</w:t>
      </w:r>
    </w:p>
    <w:p w:rsidR="00514C2D" w:rsidRDefault="00514C2D" w:rsidP="00E45818">
      <w:pPr>
        <w:ind w:firstLine="720"/>
        <w:jc w:val="both"/>
        <w:rPr>
          <w:rFonts w:ascii="Times New Roman" w:hAnsi="Times New Roman" w:cs="Times New Roman"/>
          <w:sz w:val="20"/>
          <w:szCs w:val="20"/>
        </w:rPr>
      </w:pPr>
    </w:p>
    <w:p w:rsidR="00514C2D" w:rsidRDefault="00514C2D" w:rsidP="00514C2D">
      <w:pPr>
        <w:pStyle w:val="ReferenceHead"/>
        <w:rPr>
          <w:smallCaps w:val="0"/>
          <w:color w:val="000000" w:themeColor="text1"/>
        </w:rPr>
      </w:pPr>
      <w:r w:rsidRPr="00514C2D">
        <w:rPr>
          <w:smallCaps w:val="0"/>
          <w:color w:val="000000" w:themeColor="text1"/>
        </w:rPr>
        <w:t>References</w:t>
      </w:r>
    </w:p>
    <w:p w:rsidR="00514C2D" w:rsidRPr="00557E67" w:rsidRDefault="00514C2D" w:rsidP="00514C2D">
      <w:pPr>
        <w:autoSpaceDE w:val="0"/>
        <w:autoSpaceDN w:val="0"/>
        <w:adjustRightInd w:val="0"/>
        <w:spacing w:after="0" w:line="240" w:lineRule="auto"/>
        <w:rPr>
          <w:rFonts w:ascii="Times New Roman" w:hAnsi="Times New Roman" w:cs="Times New Roman"/>
          <w:sz w:val="16"/>
          <w:szCs w:val="16"/>
        </w:rPr>
      </w:pPr>
      <w:r w:rsidRPr="00557E67">
        <w:rPr>
          <w:rFonts w:ascii="Times New Roman" w:hAnsi="Times New Roman" w:cs="Times New Roman"/>
          <w:sz w:val="16"/>
          <w:szCs w:val="16"/>
        </w:rPr>
        <w:t xml:space="preserve">[1] Paul Krause, Oleg </w:t>
      </w:r>
      <w:proofErr w:type="spellStart"/>
      <w:r w:rsidRPr="00557E67">
        <w:rPr>
          <w:rFonts w:ascii="Times New Roman" w:hAnsi="Times New Roman" w:cs="Times New Roman"/>
          <w:sz w:val="16"/>
          <w:szCs w:val="16"/>
        </w:rPr>
        <w:t>Wasynczuk</w:t>
      </w:r>
      <w:proofErr w:type="spellEnd"/>
      <w:r w:rsidRPr="00557E67">
        <w:rPr>
          <w:rFonts w:ascii="Times New Roman" w:hAnsi="Times New Roman" w:cs="Times New Roman"/>
          <w:sz w:val="16"/>
          <w:szCs w:val="16"/>
        </w:rPr>
        <w:t xml:space="preserve">, Scott </w:t>
      </w:r>
      <w:proofErr w:type="spellStart"/>
      <w:r w:rsidRPr="00557E67">
        <w:rPr>
          <w:rFonts w:ascii="Times New Roman" w:hAnsi="Times New Roman" w:cs="Times New Roman"/>
          <w:sz w:val="16"/>
          <w:szCs w:val="16"/>
        </w:rPr>
        <w:t>Sudhoff</w:t>
      </w:r>
      <w:proofErr w:type="spellEnd"/>
      <w:r w:rsidRPr="00557E67">
        <w:rPr>
          <w:rFonts w:ascii="Times New Roman" w:hAnsi="Times New Roman" w:cs="Times New Roman"/>
          <w:sz w:val="16"/>
          <w:szCs w:val="16"/>
        </w:rPr>
        <w:t xml:space="preserve">, Steven </w:t>
      </w:r>
      <w:proofErr w:type="spellStart"/>
      <w:r w:rsidRPr="00557E67">
        <w:rPr>
          <w:rFonts w:ascii="Times New Roman" w:hAnsi="Times New Roman" w:cs="Times New Roman"/>
          <w:sz w:val="16"/>
          <w:szCs w:val="16"/>
        </w:rPr>
        <w:t>Pekarek</w:t>
      </w:r>
      <w:proofErr w:type="spellEnd"/>
      <w:r w:rsidRPr="00557E67">
        <w:rPr>
          <w:rFonts w:ascii="Times New Roman" w:hAnsi="Times New Roman" w:cs="Times New Roman"/>
          <w:sz w:val="16"/>
          <w:szCs w:val="16"/>
        </w:rPr>
        <w:t>, “Analysis of Electrical Machinery and Drive Systems</w:t>
      </w:r>
      <w:r w:rsidR="0025186D" w:rsidRPr="00557E67">
        <w:rPr>
          <w:rFonts w:ascii="Times New Roman" w:hAnsi="Times New Roman" w:cs="Times New Roman"/>
          <w:sz w:val="16"/>
          <w:szCs w:val="16"/>
        </w:rPr>
        <w:t>,</w:t>
      </w:r>
      <w:r w:rsidRPr="00557E67">
        <w:rPr>
          <w:rFonts w:ascii="Times New Roman" w:hAnsi="Times New Roman" w:cs="Times New Roman"/>
          <w:sz w:val="16"/>
          <w:szCs w:val="16"/>
        </w:rPr>
        <w:t>”</w:t>
      </w:r>
      <w:r w:rsidR="0025186D" w:rsidRPr="00557E67">
        <w:rPr>
          <w:rFonts w:ascii="Times New Roman" w:hAnsi="Times New Roman" w:cs="Times New Roman"/>
          <w:sz w:val="16"/>
          <w:szCs w:val="16"/>
        </w:rPr>
        <w:t xml:space="preserve"> edition third John Wiley &amp; Sons, Inc., Hoboken, New Jersey, 2013</w:t>
      </w:r>
    </w:p>
    <w:p w:rsidR="00EC3496" w:rsidRPr="00557E67" w:rsidRDefault="00EC3496" w:rsidP="00514C2D">
      <w:pPr>
        <w:autoSpaceDE w:val="0"/>
        <w:autoSpaceDN w:val="0"/>
        <w:adjustRightInd w:val="0"/>
        <w:spacing w:after="0" w:line="240" w:lineRule="auto"/>
        <w:rPr>
          <w:rFonts w:ascii="Times New Roman" w:hAnsi="Times New Roman" w:cs="Times New Roman"/>
          <w:sz w:val="16"/>
          <w:szCs w:val="16"/>
        </w:rPr>
      </w:pPr>
    </w:p>
    <w:p w:rsidR="0025186D" w:rsidRPr="00557E67" w:rsidRDefault="00A17E4D" w:rsidP="00FF3763">
      <w:pPr>
        <w:autoSpaceDE w:val="0"/>
        <w:autoSpaceDN w:val="0"/>
        <w:adjustRightInd w:val="0"/>
        <w:spacing w:after="0" w:line="240" w:lineRule="auto"/>
        <w:rPr>
          <w:rFonts w:ascii="Times New Roman" w:hAnsi="Times New Roman" w:cs="Times New Roman"/>
          <w:sz w:val="16"/>
          <w:szCs w:val="16"/>
        </w:rPr>
      </w:pPr>
      <w:r>
        <w:rPr>
          <w:rFonts w:ascii="Times New Roman" w:hAnsi="Times New Roman" w:cs="Times New Roman"/>
          <w:sz w:val="16"/>
          <w:szCs w:val="16"/>
        </w:rPr>
        <w:t xml:space="preserve">[2] </w:t>
      </w:r>
      <w:proofErr w:type="spellStart"/>
      <w:r>
        <w:rPr>
          <w:rFonts w:ascii="Times New Roman" w:hAnsi="Times New Roman" w:cs="Times New Roman"/>
          <w:sz w:val="16"/>
          <w:szCs w:val="16"/>
        </w:rPr>
        <w:t>Mathworks</w:t>
      </w:r>
      <w:r w:rsidR="000D6285" w:rsidRPr="00557E67">
        <w:rPr>
          <w:rFonts w:ascii="Times New Roman" w:hAnsi="Times New Roman" w:cs="Times New Roman"/>
          <w:sz w:val="16"/>
          <w:szCs w:val="16"/>
        </w:rPr>
        <w:t>user</w:t>
      </w:r>
      <w:proofErr w:type="spellEnd"/>
      <w:r w:rsidR="000D6285" w:rsidRPr="00557E67">
        <w:rPr>
          <w:rFonts w:ascii="Times New Roman" w:hAnsi="Times New Roman" w:cs="Times New Roman"/>
          <w:sz w:val="16"/>
          <w:szCs w:val="16"/>
        </w:rPr>
        <w:t xml:space="preserve"> </w:t>
      </w:r>
      <w:proofErr w:type="spellStart"/>
      <w:r w:rsidR="000D6285" w:rsidRPr="00557E67">
        <w:rPr>
          <w:rFonts w:ascii="Times New Roman" w:hAnsi="Times New Roman" w:cs="Times New Roman"/>
          <w:sz w:val="16"/>
          <w:szCs w:val="16"/>
        </w:rPr>
        <w:t>manul</w:t>
      </w:r>
      <w:proofErr w:type="spellEnd"/>
      <w:r>
        <w:rPr>
          <w:rFonts w:ascii="Times New Roman" w:hAnsi="Times New Roman" w:cs="Times New Roman"/>
          <w:sz w:val="16"/>
          <w:szCs w:val="16"/>
        </w:rPr>
        <w:t xml:space="preserve"> for MATLAB and Simulink</w:t>
      </w:r>
      <w:r w:rsidR="000D6285" w:rsidRPr="00557E67">
        <w:rPr>
          <w:rFonts w:ascii="Times New Roman" w:hAnsi="Times New Roman" w:cs="Times New Roman"/>
          <w:sz w:val="16"/>
          <w:szCs w:val="16"/>
        </w:rPr>
        <w:t>-2005</w:t>
      </w:r>
    </w:p>
    <w:p w:rsidR="00EC3496" w:rsidRPr="00557E67" w:rsidRDefault="00EC3496" w:rsidP="00FF3763">
      <w:pPr>
        <w:pStyle w:val="NormalWeb"/>
        <w:shd w:val="clear" w:color="auto" w:fill="FFFFFF"/>
        <w:jc w:val="both"/>
        <w:rPr>
          <w:rFonts w:eastAsiaTheme="minorHAnsi"/>
          <w:sz w:val="16"/>
          <w:szCs w:val="16"/>
          <w:lang w:eastAsia="en-US"/>
        </w:rPr>
      </w:pPr>
      <w:r w:rsidRPr="00557E67">
        <w:rPr>
          <w:sz w:val="16"/>
          <w:szCs w:val="16"/>
        </w:rPr>
        <w:t>[3]</w:t>
      </w:r>
      <w:r w:rsidRPr="00557E67">
        <w:rPr>
          <w:rFonts w:eastAsiaTheme="minorHAnsi"/>
          <w:sz w:val="16"/>
          <w:szCs w:val="16"/>
          <w:lang w:eastAsia="en-US"/>
        </w:rPr>
        <w:t xml:space="preserve">E. C. dos Santos Jr, “Advanced Power Electronics Converters: PWM Converters Processing AC Voltages,” </w:t>
      </w:r>
      <w:r w:rsidRPr="00EC3496">
        <w:rPr>
          <w:rFonts w:eastAsiaTheme="minorHAnsi"/>
          <w:sz w:val="16"/>
          <w:szCs w:val="16"/>
          <w:lang w:eastAsia="en-US"/>
        </w:rPr>
        <w:t>ISBN: 978-1-118-88094-4, 384 pages, Wiley-IEEE Press</w:t>
      </w:r>
      <w:r w:rsidRPr="00557E67">
        <w:rPr>
          <w:rFonts w:eastAsiaTheme="minorHAnsi"/>
          <w:sz w:val="16"/>
          <w:szCs w:val="16"/>
          <w:lang w:eastAsia="en-US"/>
        </w:rPr>
        <w:t>.</w:t>
      </w:r>
    </w:p>
    <w:p w:rsidR="00EC3496" w:rsidRPr="00EC3496" w:rsidRDefault="00EC3496" w:rsidP="00FF3763">
      <w:pPr>
        <w:pStyle w:val="NormalWeb"/>
        <w:shd w:val="clear" w:color="auto" w:fill="FFFFFF"/>
        <w:jc w:val="both"/>
        <w:rPr>
          <w:rFonts w:eastAsiaTheme="minorHAnsi"/>
          <w:sz w:val="16"/>
          <w:szCs w:val="16"/>
          <w:lang w:eastAsia="en-US"/>
        </w:rPr>
      </w:pPr>
      <w:r w:rsidRPr="00557E67">
        <w:rPr>
          <w:rFonts w:eastAsiaTheme="minorHAnsi"/>
          <w:sz w:val="16"/>
          <w:szCs w:val="16"/>
          <w:lang w:eastAsia="en-US"/>
        </w:rPr>
        <w:t>[4] E. C. dos Santos Jr, “Hydroelectricity and Power Electronics,” Environmental Impacts, Emerging Technologies and Challenges. NOVA Science Publishers, Inc. ISBN: 978-1-63321-728-7. Chapter 7: Parallel Three-phase Back-to-Back Converters.</w:t>
      </w:r>
    </w:p>
    <w:p w:rsidR="000D6285" w:rsidRPr="00514C2D" w:rsidRDefault="000D6285" w:rsidP="00FF3763">
      <w:pPr>
        <w:autoSpaceDE w:val="0"/>
        <w:autoSpaceDN w:val="0"/>
        <w:adjustRightInd w:val="0"/>
        <w:spacing w:after="0" w:line="240" w:lineRule="auto"/>
        <w:rPr>
          <w:rFonts w:ascii="Times New Roman" w:hAnsi="Times New Roman" w:cs="Times New Roman"/>
          <w:sz w:val="20"/>
          <w:szCs w:val="20"/>
        </w:rPr>
      </w:pPr>
    </w:p>
    <w:p w:rsidR="00514C2D" w:rsidRPr="00514C2D" w:rsidRDefault="00514C2D" w:rsidP="00FF3763">
      <w:pPr>
        <w:spacing w:line="240" w:lineRule="auto"/>
        <w:jc w:val="both"/>
        <w:rPr>
          <w:rFonts w:ascii="Times New Roman" w:hAnsi="Times New Roman" w:cs="Times New Roman"/>
          <w:color w:val="000000" w:themeColor="text1"/>
          <w:sz w:val="20"/>
          <w:szCs w:val="20"/>
        </w:rPr>
      </w:pPr>
    </w:p>
    <w:sectPr w:rsidR="00514C2D" w:rsidRPr="00514C2D" w:rsidSect="008F2B56">
      <w:type w:val="continuous"/>
      <w:pgSz w:w="12240" w:h="15840"/>
      <w:pgMar w:top="1440" w:right="1440" w:bottom="1440" w:left="1440" w:header="720" w:footer="720" w:gutter="0"/>
      <w:cols w:num="2"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3" w:author="Windows User" w:date="2016-12-12T12:11:00Z" w:initials="WU">
    <w:p w:rsidR="007F4603" w:rsidRDefault="007F4603">
      <w:pPr>
        <w:pStyle w:val="CommentText"/>
      </w:pPr>
      <w:r>
        <w:rPr>
          <w:rStyle w:val="CommentReference"/>
        </w:rPr>
        <w:annotationRef/>
      </w:r>
      <w:proofErr w:type="gramStart"/>
      <w:r w:rsidRPr="00E008AC">
        <w:rPr>
          <w:highlight w:val="yellow"/>
        </w:rPr>
        <w:t>please</w:t>
      </w:r>
      <w:proofErr w:type="gramEnd"/>
      <w:r w:rsidRPr="00E008AC">
        <w:rPr>
          <w:highlight w:val="yellow"/>
        </w:rPr>
        <w:t xml:space="preserve"> reframe : so that it will look different from the old report</w:t>
      </w:r>
    </w:p>
  </w:comment>
  <w:comment w:id="82" w:author="Windows User" w:date="2016-12-12T12:11:00Z" w:initials="WU">
    <w:p w:rsidR="007F4603" w:rsidRDefault="007F4603">
      <w:pPr>
        <w:pStyle w:val="CommentText"/>
      </w:pPr>
      <w:r>
        <w:rPr>
          <w:rStyle w:val="CommentReference"/>
        </w:rPr>
        <w:annotationRef/>
      </w:r>
      <w:proofErr w:type="gramStart"/>
      <w:r w:rsidRPr="00E008AC">
        <w:rPr>
          <w:highlight w:val="yellow"/>
        </w:rPr>
        <w:t>please</w:t>
      </w:r>
      <w:proofErr w:type="gramEnd"/>
      <w:r w:rsidRPr="00E008AC">
        <w:rPr>
          <w:highlight w:val="yellow"/>
        </w:rPr>
        <w:t xml:space="preserve"> reframe</w:t>
      </w:r>
    </w:p>
  </w:comment>
  <w:comment w:id="141" w:author="Windows User" w:date="2016-12-12T12:11:00Z" w:initials="WU">
    <w:p w:rsidR="007F4603" w:rsidRDefault="007F4603">
      <w:pPr>
        <w:pStyle w:val="CommentText"/>
      </w:pPr>
      <w:r>
        <w:rPr>
          <w:rStyle w:val="CommentReference"/>
        </w:rPr>
        <w:annotationRef/>
      </w:r>
      <w:proofErr w:type="gramStart"/>
      <w:r w:rsidRPr="00E008AC">
        <w:rPr>
          <w:highlight w:val="yellow"/>
        </w:rPr>
        <w:t>please</w:t>
      </w:r>
      <w:proofErr w:type="gramEnd"/>
      <w:r w:rsidRPr="00E008AC">
        <w:rPr>
          <w:highlight w:val="yellow"/>
        </w:rPr>
        <w:t xml:space="preserve"> reframe</w:t>
      </w:r>
    </w:p>
  </w:comment>
</w:comment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921E2"/>
    <w:multiLevelType w:val="hybridMultilevel"/>
    <w:tmpl w:val="3F4C92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419F7"/>
    <w:multiLevelType w:val="hybridMultilevel"/>
    <w:tmpl w:val="56F43988"/>
    <w:lvl w:ilvl="0" w:tplc="1BEC9E0A">
      <w:numFmt w:val="bullet"/>
      <w:lvlText w:val="-"/>
      <w:lvlJc w:val="left"/>
      <w:pPr>
        <w:ind w:left="720" w:hanging="360"/>
      </w:pPr>
      <w:rPr>
        <w:rFonts w:ascii="Arial" w:eastAsiaTheme="minorHAnsi" w:hAnsi="Arial" w:cs="Arial"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802213"/>
    <w:multiLevelType w:val="hybridMultilevel"/>
    <w:tmpl w:val="BE369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1505E"/>
    <w:multiLevelType w:val="hybridMultilevel"/>
    <w:tmpl w:val="C4E62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96D33"/>
    <w:multiLevelType w:val="hybridMultilevel"/>
    <w:tmpl w:val="FA8C84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1A5601"/>
    <w:multiLevelType w:val="hybridMultilevel"/>
    <w:tmpl w:val="48822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EA1817"/>
    <w:multiLevelType w:val="hybridMultilevel"/>
    <w:tmpl w:val="CEFC2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E45E60"/>
    <w:multiLevelType w:val="hybridMultilevel"/>
    <w:tmpl w:val="92FE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B854BB"/>
    <w:multiLevelType w:val="hybridMultilevel"/>
    <w:tmpl w:val="E7BA4C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CA2340"/>
    <w:multiLevelType w:val="hybridMultilevel"/>
    <w:tmpl w:val="2CD8DD1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50A49A7"/>
    <w:multiLevelType w:val="hybridMultilevel"/>
    <w:tmpl w:val="A6CEA3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F4C6CDE"/>
    <w:multiLevelType w:val="hybridMultilevel"/>
    <w:tmpl w:val="8FA66C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4"/>
  </w:num>
  <w:num w:numId="3">
    <w:abstractNumId w:val="8"/>
  </w:num>
  <w:num w:numId="4">
    <w:abstractNumId w:val="5"/>
  </w:num>
  <w:num w:numId="5">
    <w:abstractNumId w:val="9"/>
  </w:num>
  <w:num w:numId="6">
    <w:abstractNumId w:val="7"/>
  </w:num>
  <w:num w:numId="7">
    <w:abstractNumId w:val="1"/>
  </w:num>
  <w:num w:numId="8">
    <w:abstractNumId w:val="10"/>
  </w:num>
  <w:num w:numId="9">
    <w:abstractNumId w:val="11"/>
  </w:num>
  <w:num w:numId="10">
    <w:abstractNumId w:val="6"/>
  </w:num>
  <w:num w:numId="11">
    <w:abstractNumId w:val="3"/>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732408"/>
    <w:rsid w:val="00017238"/>
    <w:rsid w:val="00024CAB"/>
    <w:rsid w:val="00031F6E"/>
    <w:rsid w:val="0004335E"/>
    <w:rsid w:val="0004649E"/>
    <w:rsid w:val="0005496A"/>
    <w:rsid w:val="00065D5F"/>
    <w:rsid w:val="000A5D18"/>
    <w:rsid w:val="000D09D0"/>
    <w:rsid w:val="000D6285"/>
    <w:rsid w:val="00101055"/>
    <w:rsid w:val="00103AC7"/>
    <w:rsid w:val="00122DA1"/>
    <w:rsid w:val="00145F59"/>
    <w:rsid w:val="0016635E"/>
    <w:rsid w:val="001719E0"/>
    <w:rsid w:val="00184C1E"/>
    <w:rsid w:val="001D7880"/>
    <w:rsid w:val="001F7908"/>
    <w:rsid w:val="0021255B"/>
    <w:rsid w:val="002173C6"/>
    <w:rsid w:val="00220F7E"/>
    <w:rsid w:val="0025186D"/>
    <w:rsid w:val="00251F2D"/>
    <w:rsid w:val="002535D4"/>
    <w:rsid w:val="00273326"/>
    <w:rsid w:val="00283FF7"/>
    <w:rsid w:val="002A21AF"/>
    <w:rsid w:val="002B632E"/>
    <w:rsid w:val="002C073A"/>
    <w:rsid w:val="002E29A7"/>
    <w:rsid w:val="002F173D"/>
    <w:rsid w:val="00311416"/>
    <w:rsid w:val="003204AC"/>
    <w:rsid w:val="00323980"/>
    <w:rsid w:val="0033682F"/>
    <w:rsid w:val="003406BD"/>
    <w:rsid w:val="0036088E"/>
    <w:rsid w:val="00396168"/>
    <w:rsid w:val="003C45E7"/>
    <w:rsid w:val="003D11F0"/>
    <w:rsid w:val="004008B2"/>
    <w:rsid w:val="00400AA5"/>
    <w:rsid w:val="00415E0E"/>
    <w:rsid w:val="00431B6C"/>
    <w:rsid w:val="004326C7"/>
    <w:rsid w:val="00451199"/>
    <w:rsid w:val="004B2AC6"/>
    <w:rsid w:val="004B76C2"/>
    <w:rsid w:val="004C65C0"/>
    <w:rsid w:val="004C69F7"/>
    <w:rsid w:val="004C71F6"/>
    <w:rsid w:val="005121AF"/>
    <w:rsid w:val="00514C2D"/>
    <w:rsid w:val="00517F9F"/>
    <w:rsid w:val="00521070"/>
    <w:rsid w:val="00527A9B"/>
    <w:rsid w:val="005450B7"/>
    <w:rsid w:val="00557E67"/>
    <w:rsid w:val="005A43FF"/>
    <w:rsid w:val="0064397A"/>
    <w:rsid w:val="00680854"/>
    <w:rsid w:val="006839DA"/>
    <w:rsid w:val="00686065"/>
    <w:rsid w:val="006952E6"/>
    <w:rsid w:val="006A09CF"/>
    <w:rsid w:val="006E4EC8"/>
    <w:rsid w:val="00732408"/>
    <w:rsid w:val="007947C3"/>
    <w:rsid w:val="007C7DB4"/>
    <w:rsid w:val="007F4603"/>
    <w:rsid w:val="00802335"/>
    <w:rsid w:val="008A52CF"/>
    <w:rsid w:val="008A762A"/>
    <w:rsid w:val="008C2503"/>
    <w:rsid w:val="008F2B56"/>
    <w:rsid w:val="00903038"/>
    <w:rsid w:val="00942D3F"/>
    <w:rsid w:val="00946CF2"/>
    <w:rsid w:val="00981426"/>
    <w:rsid w:val="009E5C78"/>
    <w:rsid w:val="009F40A2"/>
    <w:rsid w:val="00A004A6"/>
    <w:rsid w:val="00A17E4D"/>
    <w:rsid w:val="00A22603"/>
    <w:rsid w:val="00A35435"/>
    <w:rsid w:val="00A367EC"/>
    <w:rsid w:val="00A56498"/>
    <w:rsid w:val="00A96418"/>
    <w:rsid w:val="00AA481E"/>
    <w:rsid w:val="00AE1EC6"/>
    <w:rsid w:val="00AE40A5"/>
    <w:rsid w:val="00AF04EF"/>
    <w:rsid w:val="00B22FEE"/>
    <w:rsid w:val="00B33FB7"/>
    <w:rsid w:val="00B52321"/>
    <w:rsid w:val="00B85658"/>
    <w:rsid w:val="00B92AC6"/>
    <w:rsid w:val="00BC7918"/>
    <w:rsid w:val="00BE00BE"/>
    <w:rsid w:val="00BE0F55"/>
    <w:rsid w:val="00BE1878"/>
    <w:rsid w:val="00C40D07"/>
    <w:rsid w:val="00C40D1D"/>
    <w:rsid w:val="00C53B98"/>
    <w:rsid w:val="00C63A9B"/>
    <w:rsid w:val="00C67553"/>
    <w:rsid w:val="00CB4C21"/>
    <w:rsid w:val="00CD227D"/>
    <w:rsid w:val="00CD7272"/>
    <w:rsid w:val="00CE4558"/>
    <w:rsid w:val="00D053C6"/>
    <w:rsid w:val="00D11E31"/>
    <w:rsid w:val="00D120BE"/>
    <w:rsid w:val="00D1413D"/>
    <w:rsid w:val="00DD643A"/>
    <w:rsid w:val="00E008AC"/>
    <w:rsid w:val="00E052DD"/>
    <w:rsid w:val="00E11211"/>
    <w:rsid w:val="00E1327A"/>
    <w:rsid w:val="00E45818"/>
    <w:rsid w:val="00E46A4A"/>
    <w:rsid w:val="00E50FCF"/>
    <w:rsid w:val="00EB1629"/>
    <w:rsid w:val="00EB2ACC"/>
    <w:rsid w:val="00EB63E5"/>
    <w:rsid w:val="00EC3496"/>
    <w:rsid w:val="00EC79AF"/>
    <w:rsid w:val="00EE1657"/>
    <w:rsid w:val="00EE5F2E"/>
    <w:rsid w:val="00EE6FCB"/>
    <w:rsid w:val="00EF0787"/>
    <w:rsid w:val="00F23C58"/>
    <w:rsid w:val="00F26C00"/>
    <w:rsid w:val="00F27237"/>
    <w:rsid w:val="00F5670B"/>
    <w:rsid w:val="00F64E1A"/>
    <w:rsid w:val="00F76CBE"/>
    <w:rsid w:val="00FA7368"/>
    <w:rsid w:val="00FB3D91"/>
    <w:rsid w:val="00FF3763"/>
    <w:rsid w:val="00FF5E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27A"/>
  </w:style>
  <w:style w:type="paragraph" w:styleId="Heading1">
    <w:name w:val="heading 1"/>
    <w:basedOn w:val="Normal"/>
    <w:next w:val="Normal"/>
    <w:link w:val="Heading1Char"/>
    <w:uiPriority w:val="9"/>
    <w:qFormat/>
    <w:rsid w:val="00514C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E00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B56"/>
    <w:pPr>
      <w:ind w:left="720"/>
      <w:contextualSpacing/>
    </w:pPr>
  </w:style>
  <w:style w:type="table" w:styleId="TableGrid">
    <w:name w:val="Table Grid"/>
    <w:basedOn w:val="TableNormal"/>
    <w:uiPriority w:val="59"/>
    <w:rsid w:val="00AF04EF"/>
    <w:pPr>
      <w:spacing w:after="0" w:line="240" w:lineRule="auto"/>
    </w:pPr>
    <w:rPr>
      <w:rFonts w:eastAsiaTheme="minorEastAsia"/>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D643A"/>
  </w:style>
  <w:style w:type="paragraph" w:styleId="NormalWeb">
    <w:name w:val="Normal (Web)"/>
    <w:basedOn w:val="Normal"/>
    <w:uiPriority w:val="99"/>
    <w:unhideWhenUsed/>
    <w:rsid w:val="00C63A9B"/>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FigureCaption">
    <w:name w:val="Figure Caption"/>
    <w:basedOn w:val="Normal"/>
    <w:rsid w:val="0064397A"/>
    <w:pPr>
      <w:spacing w:after="0" w:line="240" w:lineRule="auto"/>
      <w:jc w:val="both"/>
    </w:pPr>
    <w:rPr>
      <w:rFonts w:ascii="Times New Roman" w:eastAsia="Times New Roman" w:hAnsi="Times New Roman" w:cs="Times New Roman"/>
      <w:sz w:val="16"/>
      <w:szCs w:val="16"/>
    </w:rPr>
  </w:style>
  <w:style w:type="paragraph" w:customStyle="1" w:styleId="ReferenceHead">
    <w:name w:val="Reference Head"/>
    <w:basedOn w:val="Heading1"/>
    <w:link w:val="ReferenceHeadChar"/>
    <w:rsid w:val="00514C2D"/>
    <w:pPr>
      <w:keepLines w:val="0"/>
      <w:spacing w:after="80" w:line="240" w:lineRule="auto"/>
      <w:jc w:val="center"/>
    </w:pPr>
    <w:rPr>
      <w:rFonts w:ascii="Times New Roman" w:eastAsia="Times New Roman" w:hAnsi="Times New Roman" w:cs="Times New Roman"/>
      <w:smallCaps/>
      <w:kern w:val="28"/>
      <w:sz w:val="20"/>
      <w:szCs w:val="20"/>
    </w:rPr>
  </w:style>
  <w:style w:type="character" w:customStyle="1" w:styleId="ReferenceHeadChar">
    <w:name w:val="Reference Head Char"/>
    <w:basedOn w:val="Heading1Char"/>
    <w:link w:val="ReferenceHead"/>
    <w:rsid w:val="00514C2D"/>
    <w:rPr>
      <w:rFonts w:ascii="Times New Roman" w:eastAsia="Times New Roman" w:hAnsi="Times New Roman" w:cs="Times New Roman"/>
      <w:smallCaps/>
      <w:color w:val="2E74B5" w:themeColor="accent1" w:themeShade="BF"/>
      <w:kern w:val="28"/>
      <w:sz w:val="20"/>
      <w:szCs w:val="20"/>
    </w:rPr>
  </w:style>
  <w:style w:type="character" w:customStyle="1" w:styleId="Heading1Char">
    <w:name w:val="Heading 1 Char"/>
    <w:basedOn w:val="DefaultParagraphFont"/>
    <w:link w:val="Heading1"/>
    <w:uiPriority w:val="9"/>
    <w:rsid w:val="00514C2D"/>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EC3496"/>
  </w:style>
  <w:style w:type="character" w:customStyle="1" w:styleId="Heading3Char">
    <w:name w:val="Heading 3 Char"/>
    <w:basedOn w:val="DefaultParagraphFont"/>
    <w:link w:val="Heading3"/>
    <w:uiPriority w:val="9"/>
    <w:semiHidden/>
    <w:rsid w:val="00BE00BE"/>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FF5EAA"/>
    <w:rPr>
      <w:color w:val="808080"/>
    </w:rPr>
  </w:style>
  <w:style w:type="paragraph" w:styleId="BalloonText">
    <w:name w:val="Balloon Text"/>
    <w:basedOn w:val="Normal"/>
    <w:link w:val="BalloonTextChar"/>
    <w:uiPriority w:val="99"/>
    <w:semiHidden/>
    <w:unhideWhenUsed/>
    <w:rsid w:val="00431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B6C"/>
    <w:rPr>
      <w:rFonts w:ascii="Tahoma" w:hAnsi="Tahoma" w:cs="Tahoma"/>
      <w:sz w:val="16"/>
      <w:szCs w:val="16"/>
    </w:rPr>
  </w:style>
  <w:style w:type="paragraph" w:styleId="DocumentMap">
    <w:name w:val="Document Map"/>
    <w:basedOn w:val="Normal"/>
    <w:link w:val="DocumentMapChar"/>
    <w:uiPriority w:val="99"/>
    <w:semiHidden/>
    <w:unhideWhenUsed/>
    <w:rsid w:val="00122DA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22DA1"/>
    <w:rPr>
      <w:rFonts w:ascii="Tahoma" w:hAnsi="Tahoma" w:cs="Tahoma"/>
      <w:sz w:val="16"/>
      <w:szCs w:val="16"/>
    </w:rPr>
  </w:style>
  <w:style w:type="paragraph" w:styleId="Revision">
    <w:name w:val="Revision"/>
    <w:hidden/>
    <w:uiPriority w:val="99"/>
    <w:semiHidden/>
    <w:rsid w:val="00122DA1"/>
    <w:pPr>
      <w:spacing w:after="0" w:line="240" w:lineRule="auto"/>
    </w:pPr>
  </w:style>
  <w:style w:type="character" w:styleId="CommentReference">
    <w:name w:val="annotation reference"/>
    <w:basedOn w:val="DefaultParagraphFont"/>
    <w:uiPriority w:val="99"/>
    <w:semiHidden/>
    <w:unhideWhenUsed/>
    <w:rsid w:val="00122DA1"/>
    <w:rPr>
      <w:sz w:val="16"/>
      <w:szCs w:val="16"/>
    </w:rPr>
  </w:style>
  <w:style w:type="paragraph" w:styleId="CommentText">
    <w:name w:val="annotation text"/>
    <w:basedOn w:val="Normal"/>
    <w:link w:val="CommentTextChar"/>
    <w:uiPriority w:val="99"/>
    <w:semiHidden/>
    <w:unhideWhenUsed/>
    <w:rsid w:val="00122DA1"/>
    <w:pPr>
      <w:spacing w:line="240" w:lineRule="auto"/>
    </w:pPr>
    <w:rPr>
      <w:sz w:val="20"/>
      <w:szCs w:val="20"/>
    </w:rPr>
  </w:style>
  <w:style w:type="character" w:customStyle="1" w:styleId="CommentTextChar">
    <w:name w:val="Comment Text Char"/>
    <w:basedOn w:val="DefaultParagraphFont"/>
    <w:link w:val="CommentText"/>
    <w:uiPriority w:val="99"/>
    <w:semiHidden/>
    <w:rsid w:val="00122DA1"/>
    <w:rPr>
      <w:sz w:val="20"/>
      <w:szCs w:val="20"/>
    </w:rPr>
  </w:style>
  <w:style w:type="paragraph" w:styleId="CommentSubject">
    <w:name w:val="annotation subject"/>
    <w:basedOn w:val="CommentText"/>
    <w:next w:val="CommentText"/>
    <w:link w:val="CommentSubjectChar"/>
    <w:uiPriority w:val="99"/>
    <w:semiHidden/>
    <w:unhideWhenUsed/>
    <w:rsid w:val="00122DA1"/>
    <w:rPr>
      <w:b/>
      <w:bCs/>
    </w:rPr>
  </w:style>
  <w:style w:type="character" w:customStyle="1" w:styleId="CommentSubjectChar">
    <w:name w:val="Comment Subject Char"/>
    <w:basedOn w:val="CommentTextChar"/>
    <w:link w:val="CommentSubject"/>
    <w:uiPriority w:val="99"/>
    <w:semiHidden/>
    <w:rsid w:val="00122DA1"/>
    <w:rPr>
      <w:b/>
      <w:bCs/>
    </w:rPr>
  </w:style>
</w:styles>
</file>

<file path=word/webSettings.xml><?xml version="1.0" encoding="utf-8"?>
<w:webSettings xmlns:r="http://schemas.openxmlformats.org/officeDocument/2006/relationships" xmlns:w="http://schemas.openxmlformats.org/wordprocessingml/2006/main">
  <w:divs>
    <w:div w:id="693383763">
      <w:bodyDiv w:val="1"/>
      <w:marLeft w:val="0"/>
      <w:marRight w:val="0"/>
      <w:marTop w:val="0"/>
      <w:marBottom w:val="0"/>
      <w:divBdr>
        <w:top w:val="none" w:sz="0" w:space="0" w:color="auto"/>
        <w:left w:val="none" w:sz="0" w:space="0" w:color="auto"/>
        <w:bottom w:val="none" w:sz="0" w:space="0" w:color="auto"/>
        <w:right w:val="none" w:sz="0" w:space="0" w:color="auto"/>
      </w:divBdr>
    </w:div>
    <w:div w:id="755903157">
      <w:bodyDiv w:val="1"/>
      <w:marLeft w:val="0"/>
      <w:marRight w:val="0"/>
      <w:marTop w:val="0"/>
      <w:marBottom w:val="0"/>
      <w:divBdr>
        <w:top w:val="none" w:sz="0" w:space="0" w:color="auto"/>
        <w:left w:val="none" w:sz="0" w:space="0" w:color="auto"/>
        <w:bottom w:val="none" w:sz="0" w:space="0" w:color="auto"/>
        <w:right w:val="none" w:sz="0" w:space="0" w:color="auto"/>
      </w:divBdr>
    </w:div>
    <w:div w:id="958416825">
      <w:bodyDiv w:val="1"/>
      <w:marLeft w:val="0"/>
      <w:marRight w:val="0"/>
      <w:marTop w:val="0"/>
      <w:marBottom w:val="0"/>
      <w:divBdr>
        <w:top w:val="none" w:sz="0" w:space="0" w:color="auto"/>
        <w:left w:val="none" w:sz="0" w:space="0" w:color="auto"/>
        <w:bottom w:val="none" w:sz="0" w:space="0" w:color="auto"/>
        <w:right w:val="none" w:sz="0" w:space="0" w:color="auto"/>
      </w:divBdr>
    </w:div>
    <w:div w:id="1702702296">
      <w:bodyDiv w:val="1"/>
      <w:marLeft w:val="0"/>
      <w:marRight w:val="0"/>
      <w:marTop w:val="0"/>
      <w:marBottom w:val="0"/>
      <w:divBdr>
        <w:top w:val="none" w:sz="0" w:space="0" w:color="auto"/>
        <w:left w:val="none" w:sz="0" w:space="0" w:color="auto"/>
        <w:bottom w:val="none" w:sz="0" w:space="0" w:color="auto"/>
        <w:right w:val="none" w:sz="0" w:space="0" w:color="auto"/>
      </w:divBdr>
    </w:div>
    <w:div w:id="209651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emf"/><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56707-F86C-4DBB-92D9-CCC24703FD40}">
  <ds:schemaRefs>
    <ds:schemaRef ds:uri="http://schemas.openxmlformats.org/officeDocument/2006/bibliography"/>
  </ds:schemaRefs>
</ds:datastoreItem>
</file>

<file path=customXml/itemProps2.xml><?xml version="1.0" encoding="utf-8"?>
<ds:datastoreItem xmlns:ds="http://schemas.openxmlformats.org/officeDocument/2006/customXml" ds:itemID="{1292E891-32FC-490B-8998-4900435D4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3591</Words>
  <Characters>20469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24012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Bhatia, Ankit Sunderlal</dc:creator>
  <cp:lastModifiedBy>Windows User</cp:lastModifiedBy>
  <cp:revision>1</cp:revision>
  <cp:lastPrinted>2015-05-06T03:46:00Z</cp:lastPrinted>
  <dcterms:created xsi:type="dcterms:W3CDTF">2016-12-12T05:15:00Z</dcterms:created>
  <dcterms:modified xsi:type="dcterms:W3CDTF">2016-12-12T17:16:00Z</dcterms:modified>
</cp:coreProperties>
</file>